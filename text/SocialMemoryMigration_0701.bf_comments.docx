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47927D" w14:textId="77777777" w:rsidR="009C258A" w:rsidRDefault="000644CF">
      <w:pPr>
        <w:pStyle w:val="Title"/>
      </w:pPr>
      <w:commentRangeStart w:id="0"/>
      <w:r>
        <w:t>Modeling memory and taxis to analyze migrations</w:t>
      </w:r>
      <w:commentRangeEnd w:id="0"/>
      <w:r w:rsidR="00D95D06">
        <w:rPr>
          <w:rStyle w:val="CommentReference"/>
          <w:rFonts w:asciiTheme="minorHAnsi" w:eastAsiaTheme="minorHAnsi" w:hAnsiTheme="minorHAnsi" w:cstheme="minorBidi"/>
          <w:b w:val="0"/>
          <w:bCs w:val="0"/>
          <w:color w:val="auto"/>
        </w:rPr>
        <w:commentReference w:id="0"/>
      </w:r>
    </w:p>
    <w:p w14:paraId="5CCB7C1B" w14:textId="5454FB5F" w:rsidR="009C258A" w:rsidRDefault="000644CF">
      <w:pPr>
        <w:pStyle w:val="Author"/>
      </w:pPr>
      <w:r>
        <w:t xml:space="preserve">E. Gurarie, S. Potluri, </w:t>
      </w:r>
      <w:del w:id="1" w:author="bfagan" w:date="2021-07-06T21:51:00Z">
        <w:r w:rsidDel="00D71A63">
          <w:delText>B</w:delText>
        </w:r>
      </w:del>
      <w:ins w:id="2" w:author="bfagan" w:date="2021-07-06T21:51:00Z">
        <w:r w:rsidR="00D71A63">
          <w:t>W.F</w:t>
        </w:r>
      </w:ins>
      <w:r>
        <w:t xml:space="preserve">. Fagan, </w:t>
      </w:r>
      <w:commentRangeStart w:id="3"/>
      <w:r>
        <w:t>others</w:t>
      </w:r>
      <w:commentRangeEnd w:id="3"/>
      <w:r w:rsidR="009C61A4">
        <w:rPr>
          <w:rStyle w:val="CommentReference"/>
        </w:rPr>
        <w:commentReference w:id="3"/>
      </w:r>
    </w:p>
    <w:p w14:paraId="05650894" w14:textId="77777777" w:rsidR="009C258A" w:rsidRDefault="000644CF">
      <w:pPr>
        <w:pStyle w:val="Date"/>
      </w:pPr>
      <w:r>
        <w:t>2021-07-01</w:t>
      </w:r>
    </w:p>
    <w:p w14:paraId="1006D768" w14:textId="77777777" w:rsidR="009C258A" w:rsidRDefault="000644CF">
      <w:pPr>
        <w:pStyle w:val="Heading1"/>
      </w:pPr>
      <w:bookmarkStart w:id="4" w:name="introduction"/>
      <w:r>
        <w:t>Introduction</w:t>
      </w:r>
    </w:p>
    <w:p w14:paraId="718268C0" w14:textId="77777777" w:rsidR="009C258A" w:rsidRDefault="000644CF">
      <w:pPr>
        <w:pStyle w:val="FirstParagraph"/>
      </w:pPr>
      <w:r>
        <w:t>Seasonal migrations are extremely widespread among terrestrial, aquatic, avian and invertebrate species (Dingle 2014). For many species, migration is an extremely successful strategy, allowing a far greater number of individuals to inhabit landscape which might not otherwise be able to support large numbers year round (Fryxell et al. 1988). The ultimate evolutionary cause of seasonal migration, essentially, is that the energetic and survival related costs of migration are outweighed by the fitness benefits of accessing suitable seasonal resources, whether those are for energetic gain, predator avoidance, a suitable physical, biotic or social environment for reproduction (Avgar et al. 2014).</w:t>
      </w:r>
    </w:p>
    <w:p w14:paraId="32F981E4" w14:textId="77777777" w:rsidR="009C258A" w:rsidRDefault="000644CF">
      <w:pPr>
        <w:pStyle w:val="BodyText"/>
      </w:pPr>
      <w:r>
        <w:t xml:space="preserve">Much as the ultimate causes of migration vary across species, the proximate causes, drivers and mechanism can vary considerably across and even within species (Shaw 2016). Some migrants follow a “green wave” of spring vegetation as it flowers across altitudinal or latitudinal gradients (Bischof et al. 2012, Kölzsch et al. 2015). These migrations can be considered “tactical,” as they can occur - as an extreme simplification - purely as response to local conditions. Other migrants perform long-distance migrations in anticipation that critical resources will be available at the time of arrival at the end point of migration </w:t>
      </w:r>
      <w:bookmarkStart w:id="5" w:name="_GoBack"/>
      <w:r>
        <w:t>(</w:t>
      </w:r>
      <w:del w:id="6" w:author="bfagan" w:date="2021-07-06T16:00:00Z">
        <w:r w:rsidDel="000644CF">
          <w:rPr>
            <w:b/>
          </w:rPr>
          <w:delText>refs</w:delText>
        </w:r>
      </w:del>
      <w:ins w:id="7" w:author="bfagan" w:date="2021-07-06T16:00:00Z">
        <w:r>
          <w:rPr>
            <w:b/>
          </w:rPr>
          <w:t>your Ecosphere paper</w:t>
        </w:r>
      </w:ins>
      <w:bookmarkEnd w:id="5"/>
      <w:r>
        <w:t>). This second behavior involves the greatest trade-off between the costs of migration against the benefits of accessing resources, whether food, suitable habitat for breeding, or predator refuge, that are highly seasonal and localized (</w:t>
      </w:r>
      <w:r>
        <w:rPr>
          <w:b/>
        </w:rPr>
        <w:t>refs</w:t>
      </w:r>
      <w:r>
        <w:t>). This approach can be considered “strategic” in the sense that it is driven not by immediate cues but by a remembered anticipation (Bracis and Mueller 2017).</w:t>
      </w:r>
    </w:p>
    <w:p w14:paraId="28F8D049" w14:textId="77777777" w:rsidR="009C258A" w:rsidRDefault="000644CF">
      <w:pPr>
        <w:pStyle w:val="BodyText"/>
      </w:pPr>
      <w:r>
        <w:t xml:space="preserve">Migratory species are often considered to be more vulnerable to environmental change, as a disruption in either of the seasonal ranges or along a migratory corridor can have significant negative impacts (Wilcove and Wikelski 2008, </w:t>
      </w:r>
      <w:r>
        <w:rPr>
          <w:b/>
        </w:rPr>
        <w:t>Kauffman2021?</w:t>
      </w:r>
      <w:r>
        <w:t>). On the other hand, it has been argued that migratory species might be more resilient to disruptions due to their wide-ranging mobility (Robinson et al. 2009). Clearly, the ability to perform a migration without local cues in only possible if the behavior is hard-cued or remembered. On the other hand, a strictly programmed behavior can be maladaptive if conditions change.</w:t>
      </w:r>
      <w:ins w:id="8" w:author="bfagan" w:date="2021-07-06T16:03:00Z">
        <w:r w:rsidR="009C61A4">
          <w:t xml:space="preserve"> </w:t>
        </w:r>
      </w:ins>
      <w:commentRangeStart w:id="9"/>
      <w:ins w:id="10" w:author="bfagan" w:date="2021-07-06T16:04:00Z">
        <w:r w:rsidR="009C61A4">
          <w:t>Because t</w:t>
        </w:r>
      </w:ins>
      <w:ins w:id="11" w:author="bfagan" w:date="2021-07-06T16:03:00Z">
        <w:r w:rsidR="009C61A4">
          <w:t xml:space="preserve">he scenarios </w:t>
        </w:r>
      </w:ins>
      <w:ins w:id="12" w:author="bfagan" w:date="2021-07-06T16:04:00Z">
        <w:r w:rsidR="009C61A4">
          <w:t xml:space="preserve">underlying </w:t>
        </w:r>
      </w:ins>
      <w:ins w:id="13" w:author="bfagan" w:date="2021-07-06T16:03:00Z">
        <w:r w:rsidR="009C61A4">
          <w:t>migration are multifold and complex</w:t>
        </w:r>
      </w:ins>
      <w:ins w:id="14" w:author="bfagan" w:date="2021-07-06T16:04:00Z">
        <w:r w:rsidR="009C61A4">
          <w:t>, mathematical modeling may provide some insights and help clarify where, when, and under what conditions we might expect different kinds of migrations to operate.</w:t>
        </w:r>
        <w:commentRangeEnd w:id="9"/>
        <w:r w:rsidR="009C61A4">
          <w:rPr>
            <w:rStyle w:val="CommentReference"/>
          </w:rPr>
          <w:commentReference w:id="9"/>
        </w:r>
      </w:ins>
    </w:p>
    <w:p w14:paraId="6C5B4CCB" w14:textId="77777777" w:rsidR="009C258A" w:rsidRDefault="000644CF">
      <w:pPr>
        <w:pStyle w:val="BodyText"/>
      </w:pPr>
      <w:r>
        <w:t xml:space="preserve">Diffusion-advection models have a long pedigree in animal movement modeling (Skellam 1951, Turchin 1998, Okubo and Levin 2001). These models are grounded in the general idea that animal movements - somewhat like movements of physical particles - combine a </w:t>
      </w:r>
      <w:r>
        <w:lastRenderedPageBreak/>
        <w:t>random (diffusive) component with a directed (advective) component. While direct relationships between diffusion models and movement data are somewhat tenuous (Gurarie and Ovaskainen 2011), as a theoretical tool for exploring processes they are invaluable for their versatility and the relative ease of numeric computation of the partial differential equations (PDEs) that are used to describe diffusion-advection models mathematically. Thus, much theoretical and some applied work has been done on refining the basic assumptions of diffusion models, e.g. by including heterogeneity in populations (Skalski and Gilliam 2003, Gurarie et al. 2009), fat-tailed dispersal kernels (Kot et al. 1996), non-linear or otherwise complex responses to resources and consepecifics (</w:t>
      </w:r>
      <w:r>
        <w:rPr>
          <w:b/>
        </w:rPr>
        <w:t>refs</w:t>
      </w:r>
      <w:r>
        <w:t>).</w:t>
      </w:r>
    </w:p>
    <w:p w14:paraId="059E0481" w14:textId="77777777" w:rsidR="009C258A" w:rsidRDefault="000644CF">
      <w:pPr>
        <w:pStyle w:val="BodyText"/>
      </w:pPr>
      <w:r>
        <w:t xml:space="preserve">Perhaps the greatest difference between animals and randomly moving passive particles described by diffusion models is cognition, including social behavior and memory. Refinements to diffusion-advection equations have revealed conditions under which non-local information gathering (Fagan et al. 2017) and behavioral switching may confer foraging advantages (Fagan et al. 2019), in particular when resources are dynamic and patchy. The interacting role of memory and sociality, in contrast, </w:t>
      </w:r>
      <w:del w:id="15" w:author="bfagan" w:date="2021-07-06T16:06:00Z">
        <w:r w:rsidDel="009C61A4">
          <w:delText xml:space="preserve">have </w:delText>
        </w:r>
      </w:del>
      <w:ins w:id="16" w:author="bfagan" w:date="2021-07-06T16:06:00Z">
        <w:r w:rsidR="009C61A4">
          <w:t xml:space="preserve">has </w:t>
        </w:r>
      </w:ins>
      <w:r>
        <w:t>been comparatively little studied.</w:t>
      </w:r>
    </w:p>
    <w:p w14:paraId="1A1F8CFA" w14:textId="77777777" w:rsidR="009C258A" w:rsidRDefault="000644CF">
      <w:pPr>
        <w:pStyle w:val="BodyText"/>
      </w:pPr>
      <w:r>
        <w:t xml:space="preserve">Here, we develop a diffusion-advection model with memory to explore the resilience of a migratory population under various dynamic, seasonal resource distributions. In formulating the model, our goal is to identify the minimum set of movement and memory parameters required to generate an adaptive, migratory behavior. This includes the ability to learn to migrate from </w:t>
      </w:r>
      <w:del w:id="17" w:author="bfagan" w:date="2021-07-06T16:13:00Z">
        <w:r w:rsidDel="00AB24CC">
          <w:delText xml:space="preserve">a </w:delText>
        </w:r>
      </w:del>
      <w:r>
        <w:t xml:space="preserve">non-migratory initial conditions, simulating the release of naive animals in a seasonal environment (Jesmer et al. 2018), or to lose the propensity to migrate if the resource distribution does not require it, </w:t>
      </w:r>
      <w:ins w:id="18" w:author="bfagan" w:date="2021-07-06T16:07:00Z">
        <w:r w:rsidR="009C61A4">
          <w:t xml:space="preserve">which is </w:t>
        </w:r>
      </w:ins>
      <w:r>
        <w:t>also a commonly observed phenomenon (</w:t>
      </w:r>
      <w:r>
        <w:rPr>
          <w:b/>
        </w:rPr>
        <w:t>refs</w:t>
      </w:r>
      <w:r>
        <w:t xml:space="preserve">). Our ultimate goal is to assess the role of long and short-term memory in the resilience (or fragility) of a migratory population against changing </w:t>
      </w:r>
      <w:del w:id="19" w:author="bfagan" w:date="2021-07-06T16:10:00Z">
        <w:r w:rsidDel="009C61A4">
          <w:delText xml:space="preserve">patterns in </w:delText>
        </w:r>
      </w:del>
      <w:r>
        <w:t>resource distribution</w:t>
      </w:r>
      <w:ins w:id="20" w:author="bfagan" w:date="2021-07-06T16:10:00Z">
        <w:r w:rsidR="009C61A4">
          <w:t>s</w:t>
        </w:r>
      </w:ins>
      <w:r>
        <w:t xml:space="preserve"> that are the consequences of rapid climate change.</w:t>
      </w:r>
    </w:p>
    <w:p w14:paraId="47700A91" w14:textId="77777777" w:rsidR="009C258A" w:rsidRDefault="000644CF">
      <w:pPr>
        <w:pStyle w:val="BodyText"/>
      </w:pPr>
      <w:r>
        <w:t xml:space="preserve">We anticipate that under many conditions a blending of </w:t>
      </w:r>
      <w:r>
        <w:rPr>
          <w:i/>
        </w:rPr>
        <w:t>tactical</w:t>
      </w:r>
      <w:r>
        <w:t xml:space="preserve"> (i.e.</w:t>
      </w:r>
      <w:ins w:id="21" w:author="bfagan" w:date="2021-07-06T16:10:00Z">
        <w:r w:rsidR="009C61A4">
          <w:t>,</w:t>
        </w:r>
      </w:ins>
      <w:r>
        <w:t xml:space="preserve"> direct response to resource availability or perception) and </w:t>
      </w:r>
      <w:r>
        <w:rPr>
          <w:i/>
        </w:rPr>
        <w:t>strategic</w:t>
      </w:r>
      <w:r>
        <w:t xml:space="preserve"> (i.e.</w:t>
      </w:r>
      <w:ins w:id="22" w:author="bfagan" w:date="2021-07-06T16:10:00Z">
        <w:r w:rsidR="009C61A4">
          <w:t>,</w:t>
        </w:r>
      </w:ins>
      <w:r>
        <w:t xml:space="preserve"> memory-driven and forward-thinking) behavior </w:t>
      </w:r>
      <w:ins w:id="23" w:author="bfagan" w:date="2021-07-06T16:10:00Z">
        <w:r w:rsidR="009C61A4">
          <w:t xml:space="preserve">will </w:t>
        </w:r>
      </w:ins>
      <w:r>
        <w:t xml:space="preserve">help foragers navigate dynamic, seasonal environments. Over-reliance on either strategy should be maladaptive. We further anticipate that </w:t>
      </w:r>
      <w:del w:id="24" w:author="bfagan" w:date="2021-07-06T16:10:00Z">
        <w:r w:rsidDel="009C61A4">
          <w:delText xml:space="preserve">a </w:delText>
        </w:r>
      </w:del>
      <w:r>
        <w:t>a shorter-term memory updating is needed to navigate trends in resource spatial distribution and temporal distribution (phenology), but that a longer-term reference memory is needed to navigate resource distributions that are increasingly stochastic</w:t>
      </w:r>
      <w:ins w:id="25" w:author="bfagan" w:date="2021-07-06T16:11:00Z">
        <w:r w:rsidR="009C61A4">
          <w:t xml:space="preserve"> </w:t>
        </w:r>
        <w:commentRangeStart w:id="26"/>
        <w:r w:rsidR="009C61A4">
          <w:t>(see also Lin et al. 2021)</w:t>
        </w:r>
        <w:commentRangeEnd w:id="26"/>
        <w:r w:rsidR="009C61A4">
          <w:rPr>
            <w:rStyle w:val="CommentReference"/>
          </w:rPr>
          <w:commentReference w:id="26"/>
        </w:r>
      </w:ins>
      <w:r>
        <w:t>.</w:t>
      </w:r>
    </w:p>
    <w:p w14:paraId="30523BE9" w14:textId="77777777" w:rsidR="009C258A" w:rsidRDefault="000644CF">
      <w:pPr>
        <w:pStyle w:val="Heading1"/>
      </w:pPr>
      <w:bookmarkStart w:id="27" w:name="methods"/>
      <w:bookmarkEnd w:id="4"/>
      <w:r>
        <w:t>Methods</w:t>
      </w:r>
    </w:p>
    <w:p w14:paraId="5DD12E50" w14:textId="77777777" w:rsidR="009C258A" w:rsidRDefault="000644CF">
      <w:pPr>
        <w:pStyle w:val="Heading2"/>
      </w:pPr>
      <w:bookmarkStart w:id="28" w:name="memory-movement-model"/>
      <w:r>
        <w:t>Memory movement model</w:t>
      </w:r>
    </w:p>
    <w:p w14:paraId="3CEA96A5" w14:textId="77777777" w:rsidR="009C258A" w:rsidRDefault="000644CF">
      <w:pPr>
        <w:pStyle w:val="FirstParagraph"/>
      </w:pPr>
      <w:r>
        <w:t xml:space="preserve">In designing our study, our goal was to develop a minimal heuristic in which the following processes were explicitly modeled: (1) Random or exploratory movement, (2) attraction to resources, (3) a long-term (or </w:t>
      </w:r>
      <w:r>
        <w:rPr>
          <w:i/>
        </w:rPr>
        <w:t>reference</w:t>
      </w:r>
      <w:r>
        <w:t xml:space="preserve">) memory of large-scale movement behavior, (4) a short-term (or </w:t>
      </w:r>
      <w:r>
        <w:rPr>
          <w:i/>
        </w:rPr>
        <w:t>working</w:t>
      </w:r>
      <w:r>
        <w:t xml:space="preserve">) memory that updates movement behavior based on recent experience, </w:t>
      </w:r>
      <w:ins w:id="29" w:author="bfagan" w:date="2021-07-06T16:13:00Z">
        <w:r w:rsidR="00AB24CC">
          <w:t xml:space="preserve">and </w:t>
        </w:r>
      </w:ins>
      <w:r>
        <w:t>(5) some social aspect to the learned behavior.</w:t>
      </w:r>
      <w:r>
        <w:br/>
      </w:r>
      <w:r>
        <w:lastRenderedPageBreak/>
        <w:t xml:space="preserve">A diffusion-advection equation provided a computationally efficient and versatile framework for examining just such a system. We consider a population moving in one dimension in a constrained domain </w:t>
      </w:r>
      <w:commentRangeStart w:id="30"/>
      <w:r>
        <w:t xml:space="preserve">${\cal D}$ </w:t>
      </w:r>
      <w:commentRangeEnd w:id="30"/>
      <w:r w:rsidR="00AB24CC">
        <w:rPr>
          <w:rStyle w:val="CommentReference"/>
        </w:rPr>
        <w:commentReference w:id="30"/>
      </w:r>
      <w:r>
        <w:t>and distributing itself according to the following equation:</w:t>
      </w:r>
    </w:p>
    <w:p w14:paraId="0EA1FAC8" w14:textId="77777777" w:rsidR="009C258A" w:rsidRDefault="00E567AF">
      <w:pPr>
        <w:pStyle w:val="BodyText"/>
      </w:pPr>
      <m:oMathPara>
        <m:oMathParaPr>
          <m:jc m:val="center"/>
        </m:oMathParaPr>
        <m:oMath>
          <m:f>
            <m:fPr>
              <m:ctrlPr>
                <w:rPr>
                  <w:rFonts w:ascii="Cambria Math" w:hAnsi="Cambria Math"/>
                </w:rPr>
              </m:ctrlPr>
            </m:fPr>
            <m:num>
              <m:r>
                <w:rPr>
                  <w:rFonts w:ascii="Cambria Math" w:hAnsi="Cambria Math"/>
                </w:rPr>
                <m:t>∂u</m:t>
              </m:r>
            </m:num>
            <m:den>
              <m:r>
                <w:rPr>
                  <w:rFonts w:ascii="Cambria Math" w:hAnsi="Cambria Math"/>
                </w:rPr>
                <m:t>∂t</m:t>
              </m:r>
            </m:den>
          </m:f>
          <m:r>
            <w:rPr>
              <w:rFonts w:ascii="Cambria Math" w:hAnsi="Cambria Math"/>
            </w:rPr>
            <m:t>=-ε</m:t>
          </m:r>
          <m:f>
            <m:fPr>
              <m:ctrlPr>
                <w:rPr>
                  <w:rFonts w:ascii="Cambria Math" w:hAnsi="Cambria Math"/>
                </w:rPr>
              </m:ctrlPr>
            </m:fPr>
            <m:num>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den>
          </m:f>
          <m:r>
            <w:rPr>
              <w:rFonts w:ascii="Cambria Math" w:hAnsi="Cambria Math"/>
            </w:rPr>
            <m:t>+α</m:t>
          </m:r>
          <m:f>
            <m:fPr>
              <m:ctrlPr>
                <w:rPr>
                  <w:rFonts w:ascii="Cambria Math" w:hAnsi="Cambria Math"/>
                </w:rPr>
              </m:ctrlPr>
            </m:fPr>
            <m:num>
              <m:r>
                <w:rPr>
                  <w:rFonts w:ascii="Cambria Math" w:hAnsi="Cambria Math"/>
                </w:rPr>
                <m:t>∂</m:t>
              </m:r>
            </m:num>
            <m:den>
              <m:r>
                <w:rPr>
                  <w:rFonts w:ascii="Cambria Math" w:hAnsi="Cambria Math"/>
                </w:rPr>
                <m:t>∂x</m:t>
              </m:r>
            </m:den>
          </m:f>
          <m:d>
            <m:dPr>
              <m:ctrlPr>
                <w:rPr>
                  <w:rFonts w:ascii="Cambria Math" w:hAnsi="Cambria Math"/>
                </w:rPr>
              </m:ctrlPr>
            </m:dPr>
            <m:e>
              <m:r>
                <w:rPr>
                  <w:rFonts w:ascii="Cambria Math" w:hAnsi="Cambria Math"/>
                </w:rPr>
                <m:t>u</m:t>
              </m:r>
              <m:f>
                <m:fPr>
                  <m:ctrlPr>
                    <w:rPr>
                      <w:rFonts w:ascii="Cambria Math" w:hAnsi="Cambria Math"/>
                    </w:rPr>
                  </m:ctrlPr>
                </m:fPr>
                <m:num>
                  <m:r>
                    <w:rPr>
                      <w:rFonts w:ascii="Cambria Math" w:hAnsi="Cambria Math"/>
                    </w:rPr>
                    <m:t>∂h</m:t>
                  </m:r>
                </m:num>
                <m:den>
                  <m:r>
                    <w:rPr>
                      <w:rFonts w:ascii="Cambria Math" w:hAnsi="Cambria Math"/>
                    </w:rPr>
                    <m:t>∂x</m:t>
                  </m:r>
                </m:den>
              </m:f>
            </m:e>
          </m:d>
          <m:r>
            <w:rPr>
              <w:rFonts w:ascii="Cambria Math" w:hAnsi="Cambria Math"/>
            </w:rPr>
            <m:t>+β</m:t>
          </m:r>
          <m:f>
            <m:fPr>
              <m:ctrlPr>
                <w:rPr>
                  <w:rFonts w:ascii="Cambria Math" w:hAnsi="Cambria Math"/>
                </w:rPr>
              </m:ctrlPr>
            </m:fPr>
            <m:num>
              <m:r>
                <w:rPr>
                  <w:rFonts w:ascii="Cambria Math" w:hAnsi="Cambria Math"/>
                </w:rPr>
                <m:t>∂</m:t>
              </m:r>
            </m:num>
            <m:den>
              <m:r>
                <w:rPr>
                  <w:rFonts w:ascii="Cambria Math" w:hAnsi="Cambria Math"/>
                </w:rPr>
                <m:t>∂x</m:t>
              </m:r>
            </m:den>
          </m:f>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(u)</m:t>
              </m:r>
            </m:e>
          </m:d>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(t)</m:t>
          </m:r>
        </m:oMath>
      </m:oMathPara>
    </w:p>
    <w:p w14:paraId="771E7F07" w14:textId="77777777" w:rsidR="009C258A" w:rsidRDefault="000644CF">
      <w:pPr>
        <w:pStyle w:val="FirstParagraph"/>
      </w:pPr>
      <w:r>
        <w:t xml:space="preserve">where </w:t>
      </w:r>
      <m:oMath>
        <m:r>
          <w:rPr>
            <w:rFonts w:ascii="Cambria Math" w:hAnsi="Cambria Math"/>
          </w:rPr>
          <m:t>u</m:t>
        </m:r>
      </m:oMath>
      <w:r>
        <w:t xml:space="preserve"> represents the population distributed in time and space. The first term is the diffusion term, capturing the fast time-scale exploration and “random” movements of individuals, with </w:t>
      </w:r>
      <m:oMath>
        <m:r>
          <w:rPr>
            <w:rFonts w:ascii="Cambria Math" w:hAnsi="Cambria Math"/>
          </w:rPr>
          <m:t>ε</m:t>
        </m:r>
      </m:oMath>
      <w:r>
        <w:t xml:space="preserve"> is the diffusion rate.</w:t>
      </w:r>
    </w:p>
    <w:p w14:paraId="67FC2E78" w14:textId="77777777" w:rsidR="009C258A" w:rsidRDefault="000644CF">
      <w:pPr>
        <w:pStyle w:val="BodyText"/>
      </w:pPr>
      <w:r>
        <w:t xml:space="preserve">The second term represents the attraction to a dynamic resource </w:t>
      </w:r>
      <m:oMath>
        <m:r>
          <w:rPr>
            <w:rFonts w:ascii="Cambria Math" w:hAnsi="Cambria Math"/>
          </w:rPr>
          <m:t>h</m:t>
        </m:r>
      </m:oMath>
      <w:r>
        <w:t xml:space="preserve">, with the proportionality of the advection to the gradient of the resource given by the parameter </w:t>
      </w:r>
      <m:oMath>
        <m:r>
          <w:rPr>
            <w:rFonts w:ascii="Cambria Math" w:hAnsi="Cambria Math"/>
          </w:rPr>
          <m:t>α</m:t>
        </m:r>
      </m:oMath>
      <w:r>
        <w:t xml:space="preserve"> (note, the population and resource distributions are functions of both space and time </w:t>
      </w:r>
      <m:oMath>
        <m:r>
          <w:rPr>
            <w:rFonts w:ascii="Cambria Math" w:hAnsi="Cambria Math"/>
          </w:rPr>
          <m:t>u(x,t)</m:t>
        </m:r>
      </m:oMath>
      <w:r>
        <w:t xml:space="preserve"> and </w:t>
      </w:r>
      <m:oMath>
        <m:r>
          <w:rPr>
            <w:rFonts w:ascii="Cambria Math" w:hAnsi="Cambria Math"/>
          </w:rPr>
          <m:t>h(x,t)</m:t>
        </m:r>
      </m:oMath>
      <w:r>
        <w:t xml:space="preserve"> - we omit the dependent variables in the notation for brevity). This is the well-studied standard chemotaxic resource-following behavior. We borrow the general notation from our earlier related work (Fagan et al. 2017, 2019).</w:t>
      </w:r>
    </w:p>
    <w:p w14:paraId="508FA668" w14:textId="77777777" w:rsidR="009C258A" w:rsidRDefault="000644CF">
      <w:pPr>
        <w:pStyle w:val="BodyText"/>
      </w:pPr>
      <w:r>
        <w:t xml:space="preserve">The third term captures the collective or social advection term of the population via a non-local, density dependent function </w:t>
      </w:r>
      <m:oMath>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(u,x)</m:t>
        </m:r>
      </m:oMath>
      <w:r>
        <w:t xml:space="preserve">. If this function takes the form of a convolution around a non-local kernel </w:t>
      </w:r>
      <m:oMath>
        <m:r>
          <w:rPr>
            <w:rFonts w:ascii="Cambria Math" w:hAnsi="Cambria Math"/>
          </w:rPr>
          <m:t>k</m:t>
        </m:r>
      </m:oMath>
      <w:r>
        <w:t>, i.e.~</w:t>
      </w:r>
    </w:p>
    <w:p w14:paraId="31EFC471" w14:textId="77777777" w:rsidR="009C258A" w:rsidRDefault="00E567AF">
      <w:pPr>
        <w:pStyle w:val="BodyText"/>
      </w:pPr>
      <m:oMathPara>
        <m:oMathParaPr>
          <m:jc m:val="center"/>
        </m:oMathParaPr>
        <m:oMath>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(u)=k(x)*u(x)</m:t>
          </m:r>
        </m:oMath>
      </m:oMathPara>
    </w:p>
    <w:p w14:paraId="564FE2AA" w14:textId="77777777" w:rsidR="009C258A" w:rsidRDefault="000644CF">
      <w:pPr>
        <w:pStyle w:val="FirstParagraph"/>
      </w:pPr>
      <w:r>
        <w:t>and that kernel is odd, an attractive or “swarming” behavior can be generated (Mogilner and Edelstein-Keshet 1999). We use the kernel analyzed by Mogilner and Edelstein-Keshet (1999):</w:t>
      </w:r>
    </w:p>
    <w:p w14:paraId="51B775C3" w14:textId="77777777" w:rsidR="009C258A" w:rsidRDefault="000644CF">
      <w:pPr>
        <w:pStyle w:val="BodyText"/>
      </w:pPr>
      <m:oMathPara>
        <m:oMathParaPr>
          <m:jc m:val="center"/>
        </m:oMathParaPr>
        <m:oMath>
          <m:r>
            <w:rPr>
              <w:rFonts w:ascii="Cambria Math" w:hAnsi="Cambria Math"/>
            </w:rPr>
            <m:t>k(x)=</m:t>
          </m:r>
          <m:f>
            <m:fPr>
              <m:ctrlPr>
                <w:rPr>
                  <w:rFonts w:ascii="Cambria Math" w:hAnsi="Cambria Math"/>
                </w:rPr>
              </m:ctrlPr>
            </m:fPr>
            <m:num>
              <m:r>
                <w:rPr>
                  <w:rFonts w:ascii="Cambria Math" w:hAnsi="Cambria Math"/>
                </w:rPr>
                <m:t>x</m:t>
              </m:r>
            </m:num>
            <m:den>
              <m:r>
                <w:rPr>
                  <w:rFonts w:ascii="Cambria Math" w:hAnsi="Cambria Math"/>
                </w:rPr>
                <m:t>2</m:t>
              </m:r>
              <m:sSup>
                <m:sSupPr>
                  <m:ctrlPr>
                    <w:rPr>
                      <w:rFonts w:ascii="Cambria Math" w:hAnsi="Cambria Math"/>
                    </w:rPr>
                  </m:ctrlPr>
                </m:sSupPr>
                <m:e>
                  <m:r>
                    <w:rPr>
                      <w:rFonts w:ascii="Cambria Math" w:hAnsi="Cambria Math"/>
                    </w:rPr>
                    <m:t>λ</m:t>
                  </m:r>
                </m:e>
                <m:sup>
                  <m:r>
                    <w:rPr>
                      <w:rFonts w:ascii="Cambria Math" w:hAnsi="Cambria Math"/>
                    </w:rPr>
                    <m:t>2</m:t>
                  </m:r>
                </m:sup>
              </m:sSup>
            </m:den>
          </m:f>
          <m:r>
            <m:rPr>
              <m:nor/>
            </m:rPr>
            <m:t>exp</m:t>
          </m:r>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/2</m:t>
          </m:r>
          <m:sSup>
            <m:sSupPr>
              <m:ctrlPr>
                <w:rPr>
                  <w:rFonts w:ascii="Cambria Math" w:hAnsi="Cambria Math"/>
                </w:rPr>
              </m:ctrlPr>
            </m:sSupPr>
            <m:e>
              <m:r>
                <w:rPr>
                  <w:rFonts w:ascii="Cambria Math" w:hAnsi="Cambria Math"/>
                </w:rPr>
                <m:t>λ</m:t>
              </m:r>
            </m:e>
            <m:sup>
              <m:r>
                <w:rPr>
                  <w:rFonts w:ascii="Cambria Math" w:hAnsi="Cambria Math"/>
                </w:rPr>
                <m:t>2</m:t>
              </m:r>
            </m:sup>
          </m:sSup>
          <m:r>
            <w:rPr>
              <w:rFonts w:ascii="Cambria Math" w:hAnsi="Cambria Math"/>
            </w:rPr>
            <m:t>).</m:t>
          </m:r>
        </m:oMath>
      </m:oMathPara>
    </w:p>
    <w:p w14:paraId="062DAA29" w14:textId="77777777" w:rsidR="009C258A" w:rsidRDefault="000644CF">
      <w:pPr>
        <w:pStyle w:val="FirstParagraph"/>
      </w:pPr>
      <w:r>
        <w:t xml:space="preserve">The convolution of </w:t>
      </w:r>
      <m:oMath>
        <m:r>
          <w:rPr>
            <w:rFonts w:ascii="Cambria Math" w:hAnsi="Cambria Math"/>
          </w:rPr>
          <m:t>u</m:t>
        </m:r>
      </m:oMath>
      <w:r>
        <w:t xml:space="preserve"> with this kernel has the property of pushing the population in a positive direction when </w:t>
      </w:r>
      <m:oMath>
        <m:r>
          <w:rPr>
            <w:rFonts w:ascii="Cambria Math" w:hAnsi="Cambria Math"/>
          </w:rPr>
          <m:t>x&lt;</m:t>
        </m:r>
        <m:acc>
          <m:accPr>
            <m:ctrlPr>
              <w:rPr>
                <w:rFonts w:ascii="Cambria Math" w:hAnsi="Cambria Math"/>
              </w:rPr>
            </m:ctrlPr>
          </m:accPr>
          <m:e>
            <m:r>
              <w:rPr>
                <w:rFonts w:ascii="Cambria Math" w:hAnsi="Cambria Math"/>
              </w:rPr>
              <m:t>u</m:t>
            </m:r>
          </m:e>
        </m:acc>
      </m:oMath>
      <w:r>
        <w:t xml:space="preserve">, and in a negative direction when </w:t>
      </w:r>
      <m:oMath>
        <m:r>
          <w:rPr>
            <w:rFonts w:ascii="Cambria Math" w:hAnsi="Cambria Math"/>
          </w:rPr>
          <m:t>x&gt;</m:t>
        </m:r>
        <m:acc>
          <m:accPr>
            <m:ctrlPr>
              <w:rPr>
                <w:rFonts w:ascii="Cambria Math" w:hAnsi="Cambria Math"/>
              </w:rPr>
            </m:ctrlPr>
          </m:accPr>
          <m:e>
            <m:r>
              <w:rPr>
                <w:rFonts w:ascii="Cambria Math" w:hAnsi="Cambria Math"/>
              </w:rPr>
              <m:t>u</m:t>
            </m:r>
          </m:e>
        </m:acc>
      </m:oMath>
      <w:r>
        <w:t xml:space="preserve">. The parameter </w:t>
      </w:r>
      <m:oMath>
        <m:r>
          <w:rPr>
            <w:rFonts w:ascii="Cambria Math" w:hAnsi="Cambria Math"/>
          </w:rPr>
          <m:t>λ</m:t>
        </m:r>
      </m:oMath>
      <w:r>
        <w:t xml:space="preserve"> is a length scale of sociality - roughly one-half the size of the “swarm,” </w:t>
      </w:r>
      <w:del w:id="31" w:author="bfagan" w:date="2021-07-06T16:16:00Z">
        <w:r w:rsidDel="00AB24CC">
          <w:delText xml:space="preserve">which </w:delText>
        </w:r>
      </w:del>
      <w:ins w:id="32" w:author="bfagan" w:date="2021-07-06T16:16:00Z">
        <w:r w:rsidR="00AB24CC">
          <w:t xml:space="preserve">where </w:t>
        </w:r>
      </w:ins>
      <m:oMath>
        <m:r>
          <w:rPr>
            <w:rFonts w:ascii="Cambria Math" w:hAnsi="Cambria Math"/>
          </w:rPr>
          <m:t>β</m:t>
        </m:r>
      </m:oMath>
      <w:r>
        <w:t xml:space="preserve"> is a parameter </w:t>
      </w:r>
      <w:del w:id="33" w:author="bfagan" w:date="2021-07-06T16:16:00Z">
        <w:r w:rsidDel="00AB24CC">
          <w:delText xml:space="preserve">which </w:delText>
        </w:r>
      </w:del>
      <w:ins w:id="34" w:author="bfagan" w:date="2021-07-06T16:16:00Z">
        <w:r w:rsidR="00AB24CC">
          <w:t xml:space="preserve">that </w:t>
        </w:r>
      </w:ins>
      <w:r>
        <w:t>quantifies the overall strength of sociality.</w:t>
      </w:r>
    </w:p>
    <w:p w14:paraId="20E5A516" w14:textId="77777777" w:rsidR="009C258A" w:rsidRDefault="000644CF">
      <w:pPr>
        <w:pStyle w:val="BodyText"/>
      </w:pPr>
      <w:r>
        <w:t xml:space="preserve">Finally, the last term captures the direct advection that emerges from a memory-driven migratory behavior. This term evolves with a set of parameters </w:t>
      </w:r>
      <m:oMath>
        <m:sSub>
          <m:sSubPr>
            <m:ctrlPr>
              <w:rPr>
                <w:rFonts w:ascii="Cambria Math" w:hAnsi="Cambria Math"/>
              </w:rPr>
            </m:ctrlPr>
          </m:sSubPr>
          <m:e>
            <m:r>
              <w:rPr>
                <w:rFonts w:ascii="Cambria Math" w:hAnsi="Cambria Math"/>
              </w:rPr>
              <m:t>θ</m:t>
            </m:r>
          </m:e>
          <m:sub>
            <m:r>
              <w:rPr>
                <w:rFonts w:ascii="Cambria Math" w:hAnsi="Cambria Math"/>
              </w:rPr>
              <m:t>y</m:t>
            </m:r>
          </m:sub>
        </m:sSub>
      </m:oMath>
      <w:r>
        <w:t xml:space="preserve"> that slowly change each year </w:t>
      </w:r>
      <m:oMath>
        <m:r>
          <w:rPr>
            <w:rFonts w:ascii="Cambria Math" w:hAnsi="Cambria Math"/>
          </w:rPr>
          <m:t>y∈{0,1,2,...}</m:t>
        </m:r>
      </m:oMath>
      <w:r>
        <w:t xml:space="preserve">, i.e. the count of periods </w:t>
      </w:r>
      <m:oMath>
        <m:r>
          <w:rPr>
            <w:rFonts w:ascii="Cambria Math" w:hAnsi="Cambria Math"/>
          </w:rPr>
          <m:t>τ</m:t>
        </m:r>
      </m:oMath>
      <w:r>
        <w:t xml:space="preserve">: </w:t>
      </w:r>
      <m:oMath>
        <m:r>
          <w:rPr>
            <w:rFonts w:ascii="Cambria Math" w:hAnsi="Cambria Math"/>
          </w:rPr>
          <m:t>y=⌊t/τ⌋</m:t>
        </m:r>
      </m:oMath>
      <w:r>
        <w:t>.</w:t>
      </w:r>
    </w:p>
    <w:p w14:paraId="24FB0DB1" w14:textId="77777777" w:rsidR="009C258A" w:rsidRDefault="000644CF">
      <w:pPr>
        <w:pStyle w:val="BodyText"/>
      </w:pPr>
      <w:r>
        <w:t xml:space="preserve">The migration speed is specified by six parameters </w:t>
      </w:r>
      <m:oMath>
        <m:r>
          <w:rPr>
            <w:rFonts w:ascii="Cambria Math" w:hAnsi="Cambria Math"/>
          </w:rPr>
          <m:t>θ</m:t>
        </m:r>
      </m:oMath>
      <w:r>
        <w:t xml:space="preserve">: the timing of the start and duration of two anticipated seasons (nominally, winter and summer)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w:t>
      </w:r>
      <m:oMath>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w:t>
      </w:r>
      <m:oMath>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and the spatial coordinates of the population centroid for each season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x</m:t>
            </m:r>
          </m:e>
          <m:sub>
            <m:r>
              <w:rPr>
                <w:rFonts w:ascii="Cambria Math" w:hAnsi="Cambria Math"/>
              </w:rPr>
              <m:t>2</m:t>
            </m:r>
          </m:sub>
        </m:sSub>
      </m:oMath>
      <w:r>
        <w:t>. Thus the remembered migratory speed term is a simple step function given by:</w:t>
      </w:r>
    </w:p>
    <w:p w14:paraId="4E490AD4" w14:textId="77777777" w:rsidR="009C258A" w:rsidRDefault="00E567AF">
      <w:pPr>
        <w:pStyle w:val="BodyText"/>
      </w:pPr>
      <m:oMathPara>
        <m:oMathParaPr>
          <m:jc m:val="center"/>
        </m:oMathParaPr>
        <m:oMath>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(t,</m:t>
          </m:r>
          <m:sSub>
            <m:sSubPr>
              <m:ctrlPr>
                <w:rPr>
                  <w:rFonts w:ascii="Cambria Math" w:hAnsi="Cambria Math"/>
                </w:rPr>
              </m:ctrlPr>
            </m:sSubPr>
            <m:e>
              <m:r>
                <w:rPr>
                  <w:rFonts w:ascii="Cambria Math" w:hAnsi="Cambria Math"/>
                </w:rPr>
                <m:t>θ</m:t>
              </m:r>
            </m:e>
            <m:sub>
              <m:r>
                <w:rPr>
                  <w:rFonts w:ascii="Cambria Math" w:hAnsi="Cambria Math"/>
                </w:rPr>
                <m:t>y</m:t>
              </m:r>
            </m:sub>
          </m:sSub>
          <m:r>
            <w:rPr>
              <w:rFonts w:ascii="Cambria Math" w:hAnsi="Cambria Math"/>
            </w:rPr>
            <m:t>)=</m:t>
          </m:r>
          <m:d>
            <m:dPr>
              <m:begChr m:val="{"/>
              <m:endChr m:val=""/>
              <m:ctrlPr>
                <w:rPr>
                  <w:rFonts w:ascii="Cambria Math" w:hAnsi="Cambria Math"/>
                </w:rPr>
              </m:ctrlPr>
            </m:dPr>
            <m:e>
              <m:m>
                <m:mPr>
                  <m:plcHide m:val="1"/>
                  <m:mcs>
                    <m:mc>
                      <m:mcPr>
                        <m:count m:val="5"/>
                        <m:mcJc m:val="left"/>
                      </m:mcPr>
                    </m:mc>
                  </m:mcs>
                  <m:ctrlPr>
                    <w:rPr>
                      <w:rFonts w:ascii="Cambria Math" w:hAnsi="Cambria Math"/>
                    </w:rPr>
                  </m:ctrlPr>
                </m:mPr>
                <m:mr>
                  <m:e>
                    <m:r>
                      <w:rPr>
                        <w:rFonts w:ascii="Cambria Math" w:hAnsi="Cambria Math"/>
                      </w:rPr>
                      <m:t>0</m:t>
                    </m:r>
                  </m:e>
                  <m:e>
                    <m:r>
                      <w:rPr>
                        <w:rFonts w:ascii="Cambria Math" w:hAnsi="Cambria Math"/>
                      </w:rPr>
                      <m:t>;</m:t>
                    </m:r>
                  </m:e>
                  <m:e>
                    <m:r>
                      <w:rPr>
                        <w:rFonts w:ascii="Cambria Math" w:hAnsi="Cambria Math"/>
                      </w:rPr>
                      <m:t>t&gt;</m:t>
                    </m:r>
                    <m:sSub>
                      <m:sSubPr>
                        <m:ctrlPr>
                          <w:rPr>
                            <w:rFonts w:ascii="Cambria Math" w:hAnsi="Cambria Math"/>
                          </w:rPr>
                        </m:ctrlPr>
                      </m:sSubPr>
                      <m:e>
                        <m:r>
                          <w:rPr>
                            <w:rFonts w:ascii="Cambria Math" w:hAnsi="Cambria Math"/>
                          </w:rPr>
                          <m:t>t</m:t>
                        </m:r>
                      </m:e>
                      <m:sub>
                        <m:r>
                          <w:rPr>
                            <w:rFonts w:ascii="Cambria Math" w:hAnsi="Cambria Math"/>
                          </w:rPr>
                          <m:t>1</m:t>
                        </m:r>
                      </m:sub>
                    </m:sSub>
                  </m:e>
                  <m:e>
                    <m:r>
                      <m:rPr>
                        <m:nor/>
                      </m:rPr>
                      <m:t>and</m:t>
                    </m:r>
                  </m:e>
                  <m:e>
                    <m:r>
                      <w:rPr>
                        <w:rFonts w:ascii="Cambria Math" w:hAnsi="Cambria Math"/>
                      </w:rPr>
                      <m:t>t≤</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1</m:t>
                        </m:r>
                      </m:sub>
                    </m:sSub>
                  </m:e>
                </m:mr>
                <m:mr>
                  <m:e>
                    <m:sSub>
                      <m:sSubPr>
                        <m:ctrlPr>
                          <w:rPr>
                            <w:rFonts w:ascii="Cambria Math" w:hAnsi="Cambria Math"/>
                          </w:rPr>
                        </m:ctrlPr>
                      </m:sSubPr>
                      <m:e>
                        <m:r>
                          <w:rPr>
                            <w:rFonts w:ascii="Cambria Math" w:hAnsi="Cambria Math"/>
                          </w:rPr>
                          <m:t>s</m:t>
                        </m:r>
                      </m:e>
                      <m:sub>
                        <m:r>
                          <w:rPr>
                            <w:rFonts w:ascii="Cambria Math" w:hAnsi="Cambria Math"/>
                          </w:rPr>
                          <m:t>12</m:t>
                        </m:r>
                      </m:sub>
                    </m:sSub>
                  </m:e>
                  <m:e>
                    <m:r>
                      <w:rPr>
                        <w:rFonts w:ascii="Cambria Math" w:hAnsi="Cambria Math"/>
                      </w:rPr>
                      <m:t>;</m:t>
                    </m:r>
                  </m:e>
                  <m:e>
                    <m:r>
                      <w:rPr>
                        <w:rFonts w:ascii="Cambria Math" w:hAnsi="Cambria Math"/>
                      </w:rPr>
                      <m:t>t&gt;</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1</m:t>
                        </m:r>
                      </m:sub>
                    </m:sSub>
                  </m:e>
                  <m:e>
                    <m:r>
                      <m:rPr>
                        <m:nor/>
                      </m:rPr>
                      <m:t>and</m:t>
                    </m:r>
                  </m:e>
                  <m:e>
                    <m:r>
                      <w:rPr>
                        <w:rFonts w:ascii="Cambria Math" w:hAnsi="Cambria Math"/>
                      </w:rPr>
                      <m:t>t≤</m:t>
                    </m:r>
                    <m:sSub>
                      <m:sSubPr>
                        <m:ctrlPr>
                          <w:rPr>
                            <w:rFonts w:ascii="Cambria Math" w:hAnsi="Cambria Math"/>
                          </w:rPr>
                        </m:ctrlPr>
                      </m:sSubPr>
                      <m:e>
                        <m:r>
                          <w:rPr>
                            <w:rFonts w:ascii="Cambria Math" w:hAnsi="Cambria Math"/>
                          </w:rPr>
                          <m:t>t</m:t>
                        </m:r>
                      </m:e>
                      <m:sub>
                        <m:r>
                          <w:rPr>
                            <w:rFonts w:ascii="Cambria Math" w:hAnsi="Cambria Math"/>
                          </w:rPr>
                          <m:t>2</m:t>
                        </m:r>
                      </m:sub>
                    </m:sSub>
                  </m:e>
                </m:mr>
                <m:mr>
                  <m:e>
                    <m:r>
                      <w:rPr>
                        <w:rFonts w:ascii="Cambria Math" w:hAnsi="Cambria Math"/>
                      </w:rPr>
                      <m:t>0</m:t>
                    </m:r>
                  </m:e>
                  <m:e>
                    <m:r>
                      <w:rPr>
                        <w:rFonts w:ascii="Cambria Math" w:hAnsi="Cambria Math"/>
                      </w:rPr>
                      <m:t>;</m:t>
                    </m:r>
                  </m:e>
                  <m:e>
                    <m:r>
                      <w:rPr>
                        <w:rFonts w:ascii="Cambria Math" w:hAnsi="Cambria Math"/>
                      </w:rPr>
                      <m:t>t&gt;</m:t>
                    </m:r>
                    <m:sSub>
                      <m:sSubPr>
                        <m:ctrlPr>
                          <w:rPr>
                            <w:rFonts w:ascii="Cambria Math" w:hAnsi="Cambria Math"/>
                          </w:rPr>
                        </m:ctrlPr>
                      </m:sSubPr>
                      <m:e>
                        <m:r>
                          <w:rPr>
                            <w:rFonts w:ascii="Cambria Math" w:hAnsi="Cambria Math"/>
                          </w:rPr>
                          <m:t>t</m:t>
                        </m:r>
                      </m:e>
                      <m:sub>
                        <m:r>
                          <w:rPr>
                            <w:rFonts w:ascii="Cambria Math" w:hAnsi="Cambria Math"/>
                          </w:rPr>
                          <m:t>2</m:t>
                        </m:r>
                      </m:sub>
                    </m:sSub>
                  </m:e>
                  <m:e>
                    <m:r>
                      <m:rPr>
                        <m:nor/>
                      </m:rPr>
                      <m:t>and</m:t>
                    </m:r>
                  </m:e>
                  <m:e>
                    <m:r>
                      <w:rPr>
                        <w:rFonts w:ascii="Cambria Math" w:hAnsi="Cambria Math"/>
                      </w:rPr>
                      <m:t>t≤</m:t>
                    </m:r>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2</m:t>
                        </m:r>
                      </m:sub>
                    </m:sSub>
                  </m:e>
                </m:mr>
                <m:mr>
                  <m:e>
                    <m:sSub>
                      <m:sSubPr>
                        <m:ctrlPr>
                          <w:rPr>
                            <w:rFonts w:ascii="Cambria Math" w:hAnsi="Cambria Math"/>
                          </w:rPr>
                        </m:ctrlPr>
                      </m:sSubPr>
                      <m:e>
                        <m:r>
                          <w:rPr>
                            <w:rFonts w:ascii="Cambria Math" w:hAnsi="Cambria Math"/>
                          </w:rPr>
                          <m:t>s</m:t>
                        </m:r>
                      </m:e>
                      <m:sub>
                        <m:r>
                          <w:rPr>
                            <w:rFonts w:ascii="Cambria Math" w:hAnsi="Cambria Math"/>
                          </w:rPr>
                          <m:t>21</m:t>
                        </m:r>
                      </m:sub>
                    </m:sSub>
                  </m:e>
                  <m:e>
                    <m:r>
                      <w:rPr>
                        <w:rFonts w:ascii="Cambria Math" w:hAnsi="Cambria Math"/>
                      </w:rPr>
                      <m:t>;</m:t>
                    </m:r>
                  </m:e>
                  <m:e>
                    <m:r>
                      <w:rPr>
                        <w:rFonts w:ascii="Cambria Math" w:hAnsi="Cambria Math"/>
                      </w:rPr>
                      <m:t>t&gt;</m:t>
                    </m:r>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2</m:t>
                        </m:r>
                      </m:sub>
                    </m:sSub>
                  </m:e>
                  <m:e>
                    <m:r>
                      <m:rPr>
                        <m:nor/>
                      </m:rPr>
                      <m:t>or</m:t>
                    </m:r>
                  </m:e>
                  <m:e>
                    <m:r>
                      <w:rPr>
                        <w:rFonts w:ascii="Cambria Math" w:hAnsi="Cambria Math"/>
                      </w:rPr>
                      <m:t>t≤</m:t>
                    </m:r>
                    <m:sSub>
                      <m:sSubPr>
                        <m:ctrlPr>
                          <w:rPr>
                            <w:rFonts w:ascii="Cambria Math" w:hAnsi="Cambria Math"/>
                          </w:rPr>
                        </m:ctrlPr>
                      </m:sSubPr>
                      <m:e>
                        <m:r>
                          <w:rPr>
                            <w:rFonts w:ascii="Cambria Math" w:hAnsi="Cambria Math"/>
                          </w:rPr>
                          <m:t>t</m:t>
                        </m:r>
                      </m:e>
                      <m:sub>
                        <m:r>
                          <w:rPr>
                            <w:rFonts w:ascii="Cambria Math" w:hAnsi="Cambria Math"/>
                          </w:rPr>
                          <m:t>1</m:t>
                        </m:r>
                      </m:sub>
                    </m:sSub>
                  </m:e>
                </m:mr>
              </m:m>
            </m:e>
          </m:d>
        </m:oMath>
      </m:oMathPara>
    </w:p>
    <w:p w14:paraId="63314473" w14:textId="77777777" w:rsidR="009C258A" w:rsidRDefault="000644CF">
      <w:pPr>
        <w:pStyle w:val="FirstParagraph"/>
      </w:pPr>
      <w:r>
        <w:lastRenderedPageBreak/>
        <w:t xml:space="preserve">where the migration speeds </w:t>
      </w:r>
      <m:oMath>
        <m:sSub>
          <m:sSubPr>
            <m:ctrlPr>
              <w:rPr>
                <w:rFonts w:ascii="Cambria Math" w:hAnsi="Cambria Math"/>
              </w:rPr>
            </m:ctrlPr>
          </m:sSubPr>
          <m:e>
            <m:r>
              <w:rPr>
                <w:rFonts w:ascii="Cambria Math" w:hAnsi="Cambria Math"/>
              </w:rPr>
              <m:t>s</m:t>
            </m:r>
          </m:e>
          <m:sub>
            <m:r>
              <w:rPr>
                <w:rFonts w:ascii="Cambria Math" w:hAnsi="Cambria Math"/>
              </w:rPr>
              <m:t>12</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21</m:t>
            </m:r>
          </m:sub>
        </m:sSub>
      </m:oMath>
      <w:r>
        <w:t xml:space="preserve"> from the respective ranges are set such that they arrive at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at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leave at </w:t>
      </w:r>
      <m:oMath>
        <m:r>
          <w:rPr>
            <w:rFonts w:ascii="Cambria Math" w:hAnsi="Cambria Math"/>
          </w:rPr>
          <m:t>t=</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arrive at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at </w:t>
      </w:r>
      <m:oMath>
        <m:r>
          <w:rPr>
            <w:rFonts w:ascii="Cambria Math" w:hAnsi="Cambria Math"/>
          </w:rPr>
          <m:t>t=</m:t>
        </m:r>
        <m:sSub>
          <m:sSubPr>
            <m:ctrlPr>
              <w:rPr>
                <w:rFonts w:ascii="Cambria Math" w:hAnsi="Cambria Math"/>
              </w:rPr>
            </m:ctrlPr>
          </m:sSubPr>
          <m:e>
            <m:r>
              <w:rPr>
                <w:rFonts w:ascii="Cambria Math" w:hAnsi="Cambria Math"/>
              </w:rPr>
              <m:t>t</m:t>
            </m:r>
          </m:e>
          <m:sub>
            <m:r>
              <w:rPr>
                <w:rFonts w:ascii="Cambria Math" w:hAnsi="Cambria Math"/>
              </w:rPr>
              <m:t>2</m:t>
            </m:r>
          </m:sub>
        </m:sSub>
      </m:oMath>
      <w:r>
        <w:t>, i.e. </w:t>
      </w:r>
      <m:oMath>
        <m:sSub>
          <m:sSubPr>
            <m:ctrlPr>
              <w:rPr>
                <w:rFonts w:ascii="Cambria Math" w:hAnsi="Cambria Math"/>
              </w:rPr>
            </m:ctrlPr>
          </m:sSubPr>
          <m:e>
            <m:r>
              <w:rPr>
                <w:rFonts w:ascii="Cambria Math" w:hAnsi="Cambria Math"/>
              </w:rPr>
              <m:t>s</m:t>
            </m:r>
          </m:e>
          <m:sub>
            <m:r>
              <w:rPr>
                <w:rFonts w:ascii="Cambria Math" w:hAnsi="Cambria Math"/>
              </w:rPr>
              <m:t>12</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num>
          <m:den>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den>
        </m:f>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21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num>
          <m:den>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-τ+d</m:t>
            </m:r>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m:t>
            </m:r>
          </m:den>
        </m:f>
      </m:oMath>
      <w:r>
        <w:t xml:space="preserve">. This step-like migration function is a one-dimensional version of the migration parameters estimated </w:t>
      </w:r>
      <w:ins w:id="35" w:author="bfagan" w:date="2021-07-06T16:17:00Z">
        <w:r w:rsidR="00AB24CC">
          <w:t xml:space="preserve">in empirical studies for individuals </w:t>
        </w:r>
      </w:ins>
      <w:del w:id="36" w:author="bfagan" w:date="2021-07-06T16:17:00Z">
        <w:r w:rsidDel="00AB24CC">
          <w:delText xml:space="preserve">individually </w:delText>
        </w:r>
      </w:del>
      <w:r>
        <w:t>(Gurarie et al. 2017) and for populations (Gurarie et al. 2019)</w:t>
      </w:r>
      <w:del w:id="37" w:author="bfagan" w:date="2021-07-06T16:16:00Z">
        <w:r w:rsidDel="00AB24CC">
          <w:delText xml:space="preserve"> in empirical studies</w:delText>
        </w:r>
      </w:del>
      <w:r>
        <w:t>.</w:t>
      </w:r>
    </w:p>
    <w:p w14:paraId="741BDD05" w14:textId="77777777" w:rsidR="009C258A" w:rsidRDefault="000644CF">
      <w:pPr>
        <w:pStyle w:val="BodyText"/>
      </w:pPr>
      <w:r>
        <w:t xml:space="preserve">We consider these six parameters to be the known or remembered determinants of the migratory behavior, with an initial set </w:t>
      </w:r>
      <m:oMath>
        <m:sSub>
          <m:sSubPr>
            <m:ctrlPr>
              <w:rPr>
                <w:rFonts w:ascii="Cambria Math" w:hAnsi="Cambria Math"/>
              </w:rPr>
            </m:ctrlPr>
          </m:sSubPr>
          <m:e>
            <m:r>
              <w:rPr>
                <w:rFonts w:ascii="Cambria Math" w:hAnsi="Cambria Math"/>
              </w:rPr>
              <m:t>θ</m:t>
            </m:r>
          </m:e>
          <m:sub>
            <m:r>
              <w:rPr>
                <w:rFonts w:ascii="Cambria Math" w:hAnsi="Cambria Math"/>
              </w:rPr>
              <m:t>0</m:t>
            </m:r>
          </m:sub>
        </m:sSub>
      </m:oMath>
      <w:r>
        <w:t xml:space="preserve"> determining the reference migration behavior. This reference migration is updated each year by the experience of the population. To perform this updating, we estimate a new set of parameters </w:t>
      </w:r>
      <m:oMath>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y</m:t>
                </m:r>
              </m:sub>
            </m:sSub>
          </m:e>
        </m:acc>
      </m:oMath>
      <w:r>
        <w:t xml:space="preserve"> after each year, and combine these new parameters with the reference parameters according to the following weighted mean:</w:t>
      </w:r>
    </w:p>
    <w:p w14:paraId="6BFB0293" w14:textId="77777777" w:rsidR="009C258A" w:rsidRDefault="00E567AF">
      <w:pPr>
        <w:pStyle w:val="BodyText"/>
      </w:pPr>
      <m:oMathPara>
        <m:oMathParaPr>
          <m:jc m:val="center"/>
        </m:oMathParaPr>
        <m:oMath>
          <m:sSub>
            <m:sSubPr>
              <m:ctrlPr>
                <w:rPr>
                  <w:rFonts w:ascii="Cambria Math" w:hAnsi="Cambria Math"/>
                </w:rPr>
              </m:ctrlPr>
            </m:sSubPr>
            <m:e>
              <m:r>
                <w:rPr>
                  <w:rFonts w:ascii="Cambria Math" w:hAnsi="Cambria Math"/>
                </w:rPr>
                <m:t>θ</m:t>
              </m:r>
            </m:e>
            <m:sub>
              <m:r>
                <w:rPr>
                  <w:rFonts w:ascii="Cambria Math" w:hAnsi="Cambria Math"/>
                </w:rPr>
                <m:t>y+1</m:t>
              </m:r>
            </m:sub>
          </m:sSub>
          <m:r>
            <w:rPr>
              <w:rFonts w:ascii="Cambria Math" w:hAnsi="Cambria Math"/>
            </w:rPr>
            <m:t>=</m:t>
          </m:r>
          <m:sSup>
            <m:sSupPr>
              <m:ctrlPr>
                <w:rPr>
                  <w:rFonts w:ascii="Cambria Math" w:hAnsi="Cambria Math"/>
                </w:rPr>
              </m:ctrlPr>
            </m:sSupPr>
            <m:e>
              <m:r>
                <w:rPr>
                  <w:rFonts w:ascii="Cambria Math" w:hAnsi="Cambria Math"/>
                </w:rPr>
                <m:t>κ</m:t>
              </m:r>
            </m:e>
            <m:sup>
              <m:r>
                <w:rPr>
                  <w:rFonts w:ascii="Cambria Math" w:hAnsi="Cambria Math"/>
                </w:rPr>
                <m:t>y</m:t>
              </m:r>
            </m:sup>
          </m:sSup>
          <m:r>
            <w:rPr>
              <w:rFonts w:ascii="Cambria Math" w:hAnsi="Cambria Math"/>
            </w:rPr>
            <m:t> </m:t>
          </m:r>
          <m:sSub>
            <m:sSubPr>
              <m:ctrlPr>
                <w:rPr>
                  <w:rFonts w:ascii="Cambria Math" w:hAnsi="Cambria Math"/>
                </w:rPr>
              </m:ctrlPr>
            </m:sSubPr>
            <m:e>
              <m:r>
                <w:rPr>
                  <w:rFonts w:ascii="Cambria Math" w:hAnsi="Cambria Math"/>
                </w:rPr>
                <m:t>θ</m:t>
              </m:r>
            </m:e>
            <m:sub>
              <m:r>
                <w:rPr>
                  <w:rFonts w:ascii="Cambria Math" w:hAnsi="Cambria Math"/>
                </w:rPr>
                <m:t>o</m:t>
              </m:r>
            </m:sub>
          </m:sSub>
          <m:r>
            <w:rPr>
              <w:rFonts w:ascii="Cambria Math" w:hAnsi="Cambria Math"/>
            </w:rPr>
            <m:t>+</m:t>
          </m:r>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κ</m:t>
                  </m:r>
                </m:e>
                <m:sup>
                  <m:r>
                    <w:rPr>
                      <w:rFonts w:ascii="Cambria Math" w:hAnsi="Cambria Math"/>
                    </w:rPr>
                    <m:t>y</m:t>
                  </m:r>
                </m:sup>
              </m:sSup>
            </m:e>
          </m:d>
          <m:r>
            <w:rPr>
              <w:rFonts w:ascii="Cambria Math" w:hAnsi="Cambria Math"/>
            </w:rPr>
            <m:t> </m:t>
          </m:r>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y</m:t>
                  </m:r>
                </m:sub>
              </m:sSub>
            </m:e>
          </m:acc>
        </m:oMath>
      </m:oMathPara>
    </w:p>
    <w:p w14:paraId="179EA1B0" w14:textId="77777777" w:rsidR="009C258A" w:rsidRDefault="000644CF">
      <w:pPr>
        <w:pStyle w:val="FirstParagraph"/>
      </w:pPr>
      <w:r>
        <w:t xml:space="preserve">where each of the six parameters is updated identically. The estimates </w:t>
      </w:r>
      <m:oMath>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y</m:t>
                </m:r>
              </m:sub>
            </m:sSub>
          </m:e>
        </m:acc>
      </m:oMath>
      <w:r>
        <w:t xml:space="preserve"> are obtained via a least-squares minimization of the migration track (</w:t>
      </w:r>
      <m:oMath>
        <m:r>
          <w:rPr>
            <w:rFonts w:ascii="Cambria Math" w:hAnsi="Cambria Math"/>
          </w:rPr>
          <m:t>m(t,θ)=</m:t>
        </m:r>
        <m:nary>
          <m:naryPr>
            <m:limLoc m:val="subSup"/>
            <m:ctrlPr>
              <w:rPr>
                <w:rFonts w:ascii="Cambria Math" w:hAnsi="Cambria Math"/>
              </w:rPr>
            </m:ctrlPr>
          </m:naryPr>
          <m:sub>
            <m:r>
              <w:rPr>
                <w:rFonts w:ascii="Cambria Math" w:hAnsi="Cambria Math"/>
              </w:rPr>
              <m:t>0</m:t>
            </m:r>
          </m:sub>
          <m:sup>
            <m:r>
              <w:rPr>
                <w:rFonts w:ascii="Cambria Math" w:hAnsi="Cambria Math"/>
              </w:rPr>
              <m:t>t</m:t>
            </m:r>
          </m:sup>
          <m:e>
            <m:sSub>
              <m:sSubPr>
                <m:ctrlPr>
                  <w:rPr>
                    <w:rFonts w:ascii="Cambria Math" w:hAnsi="Cambria Math"/>
                  </w:rPr>
                </m:ctrlPr>
              </m:sSubPr>
              <m:e>
                <m:r>
                  <w:rPr>
                    <w:rFonts w:ascii="Cambria Math" w:hAnsi="Cambria Math"/>
                  </w:rPr>
                  <m:t>v</m:t>
                </m:r>
              </m:e>
              <m:sub>
                <m:r>
                  <w:rPr>
                    <w:rFonts w:ascii="Cambria Math" w:hAnsi="Cambria Math"/>
                  </w:rPr>
                  <m:t>m</m:t>
                </m:r>
              </m:sub>
            </m:sSub>
          </m:e>
        </m:nary>
        <m:r>
          <w:rPr>
            <w:rFonts w:ascii="Cambria Math" w:hAnsi="Cambria Math"/>
          </w:rPr>
          <m:t>(t',</m:t>
        </m:r>
        <m:sSub>
          <m:sSubPr>
            <m:ctrlPr>
              <w:rPr>
                <w:rFonts w:ascii="Cambria Math" w:hAnsi="Cambria Math"/>
              </w:rPr>
            </m:ctrlPr>
          </m:sSubPr>
          <m:e>
            <m:r>
              <w:rPr>
                <w:rFonts w:ascii="Cambria Math" w:hAnsi="Cambria Math"/>
              </w:rPr>
              <m:t>θ</m:t>
            </m:r>
          </m:e>
          <m:sub>
            <m:r>
              <w:rPr>
                <w:rFonts w:ascii="Cambria Math" w:hAnsi="Cambria Math"/>
              </w:rPr>
              <m:t>y</m:t>
            </m:r>
          </m:sub>
        </m:sSub>
        <m:r>
          <w:rPr>
            <w:rFonts w:ascii="Cambria Math" w:hAnsi="Cambria Math"/>
          </w:rPr>
          <m:t>) dt'</m:t>
        </m:r>
      </m:oMath>
      <w:r>
        <w:t xml:space="preserve">) against the spatial mean of the population process in year </w:t>
      </w:r>
      <m:oMath>
        <m:r>
          <w:rPr>
            <w:rFonts w:ascii="Cambria Math" w:hAnsi="Cambria Math"/>
          </w:rPr>
          <m:t>y</m:t>
        </m:r>
      </m:oMath>
      <w:r>
        <w:t xml:space="preserve"> (i.e. </w:t>
      </w:r>
      <m:oMath>
        <m:acc>
          <m:accPr>
            <m:ctrlPr>
              <w:rPr>
                <w:rFonts w:ascii="Cambria Math" w:hAnsi="Cambria Math"/>
              </w:rPr>
            </m:ctrlPr>
          </m:accPr>
          <m:e>
            <m:r>
              <w:rPr>
                <w:rFonts w:ascii="Cambria Math" w:hAnsi="Cambria Math"/>
              </w:rPr>
              <m:t>u</m:t>
            </m:r>
          </m:e>
        </m:acc>
        <m:r>
          <w:rPr>
            <w:rFonts w:ascii="Cambria Math" w:hAnsi="Cambria Math"/>
          </w:rPr>
          <m:t>(t)=</m:t>
        </m:r>
        <m:nary>
          <m:naryPr>
            <m:limLoc m:val="subSup"/>
            <m:supHide m:val="1"/>
            <m:ctrlPr>
              <w:rPr>
                <w:rFonts w:ascii="Cambria Math" w:hAnsi="Cambria Math"/>
              </w:rPr>
            </m:ctrlPr>
          </m:naryPr>
          <m:sub>
            <m:r>
              <w:rPr>
                <w:rFonts w:ascii="Cambria Math" w:hAnsi="Cambria Math"/>
              </w:rPr>
              <m:t>X</m:t>
            </m:r>
          </m:sub>
          <m:sup>
            <m:r>
              <w:rPr>
                <w:rFonts w:ascii="Cambria Math" w:hAnsi="Cambria Math"/>
              </w:rPr>
              <m:t>​</m:t>
            </m:r>
          </m:sup>
          <m:e>
            <m:sSub>
              <m:sSubPr>
                <m:ctrlPr>
                  <w:rPr>
                    <w:rFonts w:ascii="Cambria Math" w:hAnsi="Cambria Math"/>
                  </w:rPr>
                </m:ctrlPr>
              </m:sSubPr>
              <m:e>
                <m:r>
                  <w:rPr>
                    <w:rFonts w:ascii="Cambria Math" w:hAnsi="Cambria Math"/>
                  </w:rPr>
                  <m:t>u</m:t>
                </m:r>
              </m:e>
              <m:sub>
                <m:r>
                  <w:rPr>
                    <w:rFonts w:ascii="Cambria Math" w:hAnsi="Cambria Math"/>
                  </w:rPr>
                  <m:t>y</m:t>
                </m:r>
              </m:sub>
            </m:sSub>
          </m:e>
        </m:nary>
        <m:r>
          <w:rPr>
            <w:rFonts w:ascii="Cambria Math" w:hAnsi="Cambria Math"/>
          </w:rPr>
          <m:t>(t,x)dx</m:t>
        </m:r>
      </m:oMath>
      <w:r>
        <w:t xml:space="preserve">). The parameter </w:t>
      </w:r>
      <m:oMath>
        <m:r>
          <w:rPr>
            <w:rFonts w:ascii="Cambria Math" w:hAnsi="Cambria Math"/>
          </w:rPr>
          <m:t>κ∈(0,1)</m:t>
        </m:r>
      </m:oMath>
      <w:r>
        <w:t xml:space="preserve"> captures the reliance on that long-term memory. When </w:t>
      </w:r>
      <m:oMath>
        <m:r>
          <w:rPr>
            <w:rFonts w:ascii="Cambria Math" w:hAnsi="Cambria Math"/>
          </w:rPr>
          <m:t>κ=0</m:t>
        </m:r>
      </m:oMath>
      <w:r>
        <w:t xml:space="preserve">, all of the actionable memory is from the preceding year. When </w:t>
      </w:r>
      <m:oMath>
        <m:r>
          <w:rPr>
            <w:rFonts w:ascii="Cambria Math" w:hAnsi="Cambria Math"/>
          </w:rPr>
          <m:t>κ=1</m:t>
        </m:r>
      </m:oMath>
      <w:r>
        <w:t>, the actionable memory is entirely the reference memory.</w:t>
      </w:r>
    </w:p>
    <w:p w14:paraId="3BADA026" w14:textId="77777777" w:rsidR="009C258A" w:rsidRDefault="000644CF">
      <w:pPr>
        <w:pStyle w:val="BodyText"/>
      </w:pPr>
      <w:r>
        <w:t xml:space="preserve">The model is confined to a one-dimensional bounded domain </w:t>
      </w:r>
      <m:oMath>
        <m:r>
          <w:rPr>
            <w:rFonts w:ascii="Cambria Math" w:hAnsi="Cambria Math"/>
          </w:rPr>
          <m:t>[-χ,χ]</m:t>
        </m:r>
      </m:oMath>
      <w:r>
        <w:t>, with no flux outside of the boundaries i.e. </w:t>
      </w:r>
      <m:oMath>
        <m:f>
          <m:fPr>
            <m:ctrlPr>
              <w:rPr>
                <w:rFonts w:ascii="Cambria Math" w:hAnsi="Cambria Math"/>
              </w:rPr>
            </m:ctrlPr>
          </m:fPr>
          <m:num>
            <m:r>
              <w:rPr>
                <w:rFonts w:ascii="Cambria Math" w:hAnsi="Cambria Math"/>
              </w:rPr>
              <m:t>∂u(-χ,t)</m:t>
            </m:r>
          </m:num>
          <m:den>
            <m:r>
              <w:rPr>
                <w:rFonts w:ascii="Cambria Math" w:hAnsi="Cambria Math"/>
              </w:rPr>
              <m:t>∂t</m:t>
            </m:r>
          </m:den>
        </m:f>
        <m:r>
          <w:rPr>
            <w:rFonts w:ascii="Cambria Math" w:hAnsi="Cambria Math"/>
          </w:rPr>
          <m:t>=</m:t>
        </m:r>
        <m:f>
          <m:fPr>
            <m:ctrlPr>
              <w:rPr>
                <w:rFonts w:ascii="Cambria Math" w:hAnsi="Cambria Math"/>
              </w:rPr>
            </m:ctrlPr>
          </m:fPr>
          <m:num>
            <m:r>
              <w:rPr>
                <w:rFonts w:ascii="Cambria Math" w:hAnsi="Cambria Math"/>
              </w:rPr>
              <m:t>∂u(χ,t)</m:t>
            </m:r>
          </m:num>
          <m:den>
            <m:r>
              <w:rPr>
                <w:rFonts w:ascii="Cambria Math" w:hAnsi="Cambria Math"/>
              </w:rPr>
              <m:t>∂t</m:t>
            </m:r>
          </m:den>
        </m:f>
        <m:r>
          <w:rPr>
            <w:rFonts w:ascii="Cambria Math" w:hAnsi="Cambria Math"/>
          </w:rPr>
          <m:t>=0</m:t>
        </m:r>
      </m:oMath>
      <w:r>
        <w:t>. As there are no birth or death processes, the total population remains fixed and constant, for convenience integrating to 1. Furthermore, the parameters remain constant throughout time, with no adaptation or mutation-selection process. Our interest is entirely in the ability of a fixed set of memory and movement parameters to ``navigate’’ an intra- and interannually dynamic, seasonal environment.</w:t>
      </w:r>
    </w:p>
    <w:p w14:paraId="0EE5A906" w14:textId="77777777" w:rsidR="009C258A" w:rsidRDefault="000644CF">
      <w:pPr>
        <w:pStyle w:val="Heading2"/>
      </w:pPr>
      <w:bookmarkStart w:id="38" w:name="seasonal-resource"/>
      <w:bookmarkEnd w:id="28"/>
      <w:r>
        <w:t>Seasonal resource</w:t>
      </w:r>
    </w:p>
    <w:p w14:paraId="1B920F24" w14:textId="56386F54" w:rsidR="009C258A" w:rsidRDefault="000644CF">
      <w:pPr>
        <w:pStyle w:val="FirstParagraph"/>
      </w:pPr>
      <w:r>
        <w:t xml:space="preserve">We </w:t>
      </w:r>
      <w:del w:id="39" w:author="bfagan" w:date="2021-07-06T21:49:00Z">
        <w:r w:rsidDel="00D71A63">
          <w:delText>ran our numerical experiments</w:delText>
        </w:r>
      </w:del>
      <w:ins w:id="40" w:author="bfagan" w:date="2021-07-06T21:49:00Z">
        <w:r w:rsidR="00D71A63">
          <w:t>solved the model numerically</w:t>
        </w:r>
      </w:ins>
      <w:r>
        <w:t xml:space="preserve"> on a spatial domain </w:t>
      </w:r>
      <m:oMath>
        <m:r>
          <w:rPr>
            <w:rFonts w:ascii="Cambria Math" w:hAnsi="Cambria Math"/>
          </w:rPr>
          <m:t>x∈[-100,100]</m:t>
        </m:r>
      </m:oMath>
      <w:r>
        <w:t xml:space="preserve">, and a periodicity </w:t>
      </w:r>
      <m:oMath>
        <m:r>
          <w:rPr>
            <w:rFonts w:ascii="Cambria Math" w:hAnsi="Cambria Math"/>
          </w:rPr>
          <m:t>τ=100</m:t>
        </m:r>
      </m:oMath>
      <w:r>
        <w:t xml:space="preserve"> (i.e.</w:t>
      </w:r>
      <w:ins w:id="41" w:author="bfagan" w:date="2021-07-06T21:49:00Z">
        <w:r w:rsidR="00D71A63">
          <w:t xml:space="preserve">, years of </w:t>
        </w:r>
      </w:ins>
      <w:r>
        <w:t>~100 day</w:t>
      </w:r>
      <w:ins w:id="42" w:author="bfagan" w:date="2021-07-06T21:49:00Z">
        <w:r w:rsidR="00D71A63">
          <w:t>s</w:t>
        </w:r>
      </w:ins>
      <w:del w:id="43" w:author="bfagan" w:date="2021-07-06T21:49:00Z">
        <w:r w:rsidDel="00D71A63">
          <w:delText xml:space="preserve"> years</w:delText>
        </w:r>
      </w:del>
      <w:r>
        <w:t xml:space="preserve">). We were interested in an approximately periodic resource dynamic, i.e. one in which </w:t>
      </w:r>
      <m:oMath>
        <m:r>
          <w:rPr>
            <w:rFonts w:ascii="Cambria Math" w:hAnsi="Cambria Math"/>
          </w:rPr>
          <m:t>h(x,t≈h(x,t-τ))</m:t>
        </m:r>
      </m:oMath>
      <w:r>
        <w:t>. We generated two types of resource distributions. A “non-surfable” resource (</w:t>
      </w:r>
      <w:r>
        <w:rPr>
          <w:i/>
        </w:rPr>
        <w:t>island resource</w:t>
      </w:r>
      <w:r>
        <w:t>), and weakly surfable resource (</w:t>
      </w:r>
      <w:r>
        <w:rPr>
          <w:i/>
        </w:rPr>
        <w:t>drifting resource</w:t>
      </w:r>
      <w:r>
        <w:t xml:space="preserve">). Both are characterized by a peak in time and space centered at </w:t>
      </w:r>
      <m:oMath>
        <m:sSub>
          <m:sSubPr>
            <m:ctrlPr>
              <w:rPr>
                <w:rFonts w:ascii="Cambria Math" w:hAnsi="Cambria Math"/>
              </w:rPr>
            </m:ctrlPr>
          </m:sSubPr>
          <m:e>
            <m:r>
              <w:rPr>
                <w:rFonts w:ascii="Cambria Math" w:hAnsi="Cambria Math"/>
              </w:rPr>
              <m:t>m</m:t>
            </m:r>
          </m:e>
          <m:sub>
            <m:r>
              <w:rPr>
                <w:rFonts w:ascii="Cambria Math" w:hAnsi="Cambria Math"/>
              </w:rPr>
              <m:t>x</m:t>
            </m:r>
          </m:sub>
        </m:sSub>
      </m:oMath>
      <w:r>
        <w:t xml:space="preserve"> at </w:t>
      </w:r>
      <m:oMath>
        <m:sSub>
          <m:sSubPr>
            <m:ctrlPr>
              <w:rPr>
                <w:rFonts w:ascii="Cambria Math" w:hAnsi="Cambria Math"/>
              </w:rPr>
            </m:ctrlPr>
          </m:sSubPr>
          <m:e>
            <m:r>
              <w:rPr>
                <w:rFonts w:ascii="Cambria Math" w:hAnsi="Cambria Math"/>
              </w:rPr>
              <m:t>m</m:t>
            </m:r>
          </m:e>
          <m:sub>
            <m:r>
              <w:rPr>
                <w:rFonts w:ascii="Cambria Math" w:hAnsi="Cambria Math"/>
              </w:rPr>
              <m:t>t</m:t>
            </m:r>
          </m:sub>
        </m:sSub>
      </m:oMath>
      <w:r>
        <w:t xml:space="preserve">, and </w:t>
      </w:r>
      <m:oMath>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x</m:t>
            </m:r>
          </m:sub>
        </m:sSub>
      </m:oMath>
      <w:r>
        <w:t xml:space="preserve"> at </w:t>
      </w:r>
      <m:oMath>
        <m:r>
          <w:rPr>
            <w:rFonts w:ascii="Cambria Math" w:hAnsi="Cambria Math"/>
          </w:rPr>
          <m:t>τ-</m:t>
        </m:r>
        <m:sSub>
          <m:sSubPr>
            <m:ctrlPr>
              <w:rPr>
                <w:rFonts w:ascii="Cambria Math" w:hAnsi="Cambria Math"/>
              </w:rPr>
            </m:ctrlPr>
          </m:sSubPr>
          <m:e>
            <m:r>
              <w:rPr>
                <w:rFonts w:ascii="Cambria Math" w:hAnsi="Cambria Math"/>
              </w:rPr>
              <m:t>m</m:t>
            </m:r>
          </m:e>
          <m:sub>
            <m:r>
              <w:rPr>
                <w:rFonts w:ascii="Cambria Math" w:hAnsi="Cambria Math"/>
              </w:rPr>
              <m:t>t</m:t>
            </m:r>
          </m:sub>
        </m:sSub>
      </m:oMath>
      <w:r>
        <w:t xml:space="preserve"> (for example, locations 40 and -40 at times 25 and 75, respectively). These pulses have a shared time scale of duration </w:t>
      </w:r>
      <m:oMath>
        <m:sSub>
          <m:sSubPr>
            <m:ctrlPr>
              <w:rPr>
                <w:rFonts w:ascii="Cambria Math" w:hAnsi="Cambria Math"/>
              </w:rPr>
            </m:ctrlPr>
          </m:sSubPr>
          <m:e>
            <m:r>
              <w:rPr>
                <w:rFonts w:ascii="Cambria Math" w:hAnsi="Cambria Math"/>
              </w:rPr>
              <m:t>s</m:t>
            </m:r>
          </m:e>
          <m:sub>
            <m:r>
              <w:rPr>
                <w:rFonts w:ascii="Cambria Math" w:hAnsi="Cambria Math"/>
              </w:rPr>
              <m:t>t</m:t>
            </m:r>
          </m:sub>
        </m:sSub>
      </m:oMath>
      <w:r>
        <w:t xml:space="preserve"> and a spatial scale of extent </w:t>
      </w:r>
      <m:oMath>
        <m:sSub>
          <m:sSubPr>
            <m:ctrlPr>
              <w:rPr>
                <w:rFonts w:ascii="Cambria Math" w:hAnsi="Cambria Math"/>
              </w:rPr>
            </m:ctrlPr>
          </m:sSubPr>
          <m:e>
            <m:r>
              <w:rPr>
                <w:rFonts w:ascii="Cambria Math" w:hAnsi="Cambria Math"/>
              </w:rPr>
              <m:t>s</m:t>
            </m:r>
          </m:e>
          <m:sub>
            <m:r>
              <w:rPr>
                <w:rFonts w:ascii="Cambria Math" w:hAnsi="Cambria Math"/>
              </w:rPr>
              <m:t>x</m:t>
            </m:r>
          </m:sub>
        </m:sSub>
      </m:oMath>
      <w:r>
        <w:t>, the standard deviation in the time and space dimension respectively. The island resource is simply two uncorrelated bivariate normal distributions</w:t>
      </w:r>
    </w:p>
    <w:p w14:paraId="4D5BA840" w14:textId="77777777" w:rsidR="009C258A" w:rsidRDefault="000644CF">
      <w:pPr>
        <w:pStyle w:val="BodyText"/>
      </w:pPr>
      <m:oMathPara>
        <m:oMathParaPr>
          <m:jc m:val="center"/>
        </m:oMathParaPr>
        <m:oMath>
          <m:r>
            <w:rPr>
              <w:rFonts w:ascii="Cambria Math" w:hAnsi="Cambria Math"/>
            </w:rPr>
            <m:t>h(x,t)=K (Φ(</m:t>
          </m:r>
          <m:sSub>
            <m:sSubPr>
              <m:ctrlPr>
                <w:rPr>
                  <w:rFonts w:ascii="Cambria Math" w:hAnsi="Cambria Math"/>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)+Φ(-</m:t>
          </m:r>
          <m:sSub>
            <m:sSubPr>
              <m:ctrlPr>
                <w:rPr>
                  <w:rFonts w:ascii="Cambria Math" w:hAnsi="Cambria Math"/>
                </w:rPr>
              </m:ctrlPr>
            </m:sSubPr>
            <m:e>
              <m:r>
                <w:rPr>
                  <w:rFonts w:ascii="Cambria Math" w:hAnsi="Cambria Math"/>
                </w:rPr>
                <m:t>m</m:t>
              </m:r>
            </m:e>
            <m:sub>
              <m:r>
                <w:rPr>
                  <w:rFonts w:ascii="Cambria Math" w:hAnsi="Cambria Math"/>
                </w:rPr>
                <m:t>x</m:t>
              </m:r>
            </m:sub>
          </m:sSub>
          <m:r>
            <w:rPr>
              <w:rFonts w:ascii="Cambria Math" w:hAnsi="Cambria Math"/>
            </w:rPr>
            <m:t>,τ-</m:t>
          </m:r>
          <m:sSub>
            <m:sSubPr>
              <m:ctrlPr>
                <w:rPr>
                  <w:rFonts w:ascii="Cambria Math" w:hAnsi="Cambria Math"/>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m:oMathPara>
    </w:p>
    <w:p w14:paraId="505286BA" w14:textId="77777777" w:rsidR="009C258A" w:rsidRDefault="000644CF">
      <w:pPr>
        <w:pStyle w:val="FirstParagraph"/>
      </w:pPr>
      <w:r>
        <w:t xml:space="preserve">where </w:t>
      </w:r>
      <m:oMath>
        <m:r>
          <w:rPr>
            <w:rFonts w:ascii="Cambria Math" w:hAnsi="Cambria Math"/>
          </w:rPr>
          <m:t>Φ</m:t>
        </m:r>
      </m:oMath>
      <w:r>
        <w:t xml:space="preserve"> is the bivariate Gaussian distribution function, and the normalizing constant </w:t>
      </w:r>
      <m:oMath>
        <m:r>
          <w:rPr>
            <w:rFonts w:ascii="Cambria Math" w:hAnsi="Cambria Math"/>
          </w:rPr>
          <m:t>K</m:t>
        </m:r>
      </m:oMath>
      <w:r>
        <w:t xml:space="preserve"> is selected such that the average total amount of resource throughout the year is 1, i.e. </w:t>
      </w:r>
      <w:commentRangeStart w:id="44"/>
      <w:r>
        <w:t>${1 \over \tau} \int_T\int_X h(x,t) dx\,dt = 1$.</w:t>
      </w:r>
      <w:commentRangeEnd w:id="44"/>
      <w:r w:rsidR="00D71A63">
        <w:rPr>
          <w:rStyle w:val="CommentReference"/>
        </w:rPr>
        <w:commentReference w:id="44"/>
      </w:r>
    </w:p>
    <w:p w14:paraId="0907617E" w14:textId="77777777" w:rsidR="009C258A" w:rsidRDefault="000644CF">
      <w:pPr>
        <w:pStyle w:val="BodyText"/>
      </w:pPr>
      <w:r>
        <w:lastRenderedPageBreak/>
        <w:t>The drifting resource differs from the island resource in that the total amount of resource at any given time point is 1 (</w:t>
      </w:r>
      <m:oMath>
        <m:nary>
          <m:naryPr>
            <m:limLoc m:val="subSup"/>
            <m:supHide m:val="1"/>
            <m:ctrlPr>
              <w:rPr>
                <w:rFonts w:ascii="Cambria Math" w:hAnsi="Cambria Math"/>
              </w:rPr>
            </m:ctrlPr>
          </m:naryPr>
          <m:sub>
            <m:r>
              <w:rPr>
                <w:rFonts w:ascii="Cambria Math" w:hAnsi="Cambria Math"/>
              </w:rPr>
              <m:t>X</m:t>
            </m:r>
          </m:sub>
          <m:sup>
            <m:r>
              <w:rPr>
                <w:rFonts w:ascii="Cambria Math" w:hAnsi="Cambria Math"/>
              </w:rPr>
              <m:t>​</m:t>
            </m:r>
          </m:sup>
          <m:e>
            <m:r>
              <w:rPr>
                <w:rFonts w:ascii="Cambria Math" w:hAnsi="Cambria Math"/>
              </w:rPr>
              <m:t>h</m:t>
            </m:r>
          </m:e>
        </m:nary>
        <m:r>
          <w:rPr>
            <w:rFonts w:ascii="Cambria Math" w:hAnsi="Cambria Math"/>
          </w:rPr>
          <m:t>(x,t)dx=1</m:t>
        </m:r>
      </m:oMath>
      <w:r>
        <w:t xml:space="preserve">). This property is attained by distributing the resource as a re-scaled beta distribution, where the shape and scale parameters vary sinusoidally in such a way as to make the standard deviations and means match the desired values of </w:t>
      </w:r>
      <m:oMath>
        <m:sSub>
          <m:sSubPr>
            <m:ctrlPr>
              <w:rPr>
                <w:rFonts w:ascii="Cambria Math" w:hAnsi="Cambria Math"/>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oMath>
      <w:r>
        <w:t xml:space="preserve"> (see appendix for details). Both types of resources are illustrated in Figure 1.</w:t>
      </w:r>
    </w:p>
    <w:p w14:paraId="7B33E308" w14:textId="703E4DA2" w:rsidR="009C258A" w:rsidRDefault="000644CF">
      <w:pPr>
        <w:pStyle w:val="BodyText"/>
      </w:pPr>
      <w:r>
        <w:t xml:space="preserve">Within a given year, the resource is entirely symmetric: </w:t>
      </w:r>
      <m:oMath>
        <m:sSub>
          <m:sSubPr>
            <m:ctrlPr>
              <w:rPr>
                <w:rFonts w:ascii="Cambria Math" w:hAnsi="Cambria Math"/>
              </w:rPr>
            </m:ctrlPr>
          </m:sSubPr>
          <m:e>
            <m:r>
              <w:rPr>
                <w:rFonts w:ascii="Cambria Math" w:hAnsi="Cambria Math"/>
              </w:rPr>
              <m:t>h</m:t>
            </m:r>
          </m:e>
          <m:sub>
            <m:r>
              <w:rPr>
                <w:rFonts w:ascii="Cambria Math" w:hAnsi="Cambria Math"/>
              </w:rPr>
              <m:t>y</m:t>
            </m:r>
          </m:sub>
        </m:sSub>
        <m:r>
          <w:rPr>
            <w:rFonts w:ascii="Cambria Math" w:hAnsi="Cambria Math"/>
          </w:rPr>
          <m:t>(x,t)=</m:t>
        </m:r>
        <m:sSub>
          <m:sSubPr>
            <m:ctrlPr>
              <w:rPr>
                <w:rFonts w:ascii="Cambria Math" w:hAnsi="Cambria Math"/>
              </w:rPr>
            </m:ctrlPr>
          </m:sSubPr>
          <m:e>
            <m:r>
              <w:rPr>
                <w:rFonts w:ascii="Cambria Math" w:hAnsi="Cambria Math"/>
              </w:rPr>
              <m:t>h</m:t>
            </m:r>
          </m:e>
          <m:sub>
            <m:r>
              <w:rPr>
                <w:rFonts w:ascii="Cambria Math" w:hAnsi="Cambria Math"/>
              </w:rPr>
              <m:t>y</m:t>
            </m:r>
          </m:sub>
        </m:sSub>
        <m:r>
          <w:rPr>
            <w:rFonts w:ascii="Cambria Math" w:hAnsi="Cambria Math"/>
          </w:rPr>
          <m:t>(-x,τ-t)</m:t>
        </m:r>
      </m:oMath>
      <w:r>
        <w:t xml:space="preserve">. However, in scenarios exploring climate change we allow the peaks to vary with drift and </w:t>
      </w:r>
      <w:commentRangeStart w:id="45"/>
      <w:r>
        <w:t xml:space="preserve">stochasticity </w:t>
      </w:r>
      <w:commentRangeEnd w:id="45"/>
      <w:r w:rsidR="00D95D06">
        <w:rPr>
          <w:rStyle w:val="CommentReference"/>
        </w:rPr>
        <w:commentReference w:id="45"/>
      </w:r>
      <w:r>
        <w:t xml:space="preserve">according to: </w:t>
      </w:r>
      <w:commentRangeStart w:id="46"/>
      <w:r>
        <w:t xml:space="preserve">$m_x(y) \sim {\cal N}(\mu_x + \beta_x\,y, \sigma_x)$ and $m_t(y) \sim {\cal N}(\mu_t + \beta_t\,y, \sigma_t)$, </w:t>
      </w:r>
      <w:commentRangeEnd w:id="46"/>
      <w:r w:rsidR="00D71A63">
        <w:rPr>
          <w:rStyle w:val="CommentReference"/>
        </w:rPr>
        <w:commentReference w:id="46"/>
      </w:r>
      <w:r>
        <w:t xml:space="preserve">where the </w:t>
      </w:r>
      <m:oMath>
        <m:r>
          <w:rPr>
            <w:rFonts w:ascii="Cambria Math" w:hAnsi="Cambria Math"/>
          </w:rPr>
          <m:t>μ</m:t>
        </m:r>
      </m:oMath>
      <w:r>
        <w:t xml:space="preserve">, </w:t>
      </w:r>
      <m:oMath>
        <m:r>
          <w:rPr>
            <w:rFonts w:ascii="Cambria Math" w:hAnsi="Cambria Math"/>
          </w:rPr>
          <m:t>β</m:t>
        </m:r>
      </m:oMath>
      <w:r>
        <w:t xml:space="preserve"> and </w:t>
      </w:r>
      <m:oMath>
        <m:r>
          <w:rPr>
            <w:rFonts w:ascii="Cambria Math" w:hAnsi="Cambria Math"/>
          </w:rPr>
          <m:t>σ</m:t>
        </m:r>
      </m:oMath>
      <w:r>
        <w:t xml:space="preserve"> terms are the mean, slope</w:t>
      </w:r>
      <w:ins w:id="47" w:author="bfagan" w:date="2021-07-06T21:52:00Z">
        <w:r w:rsidR="00D71A63">
          <w:t>,</w:t>
        </w:r>
      </w:ins>
      <w:r>
        <w:t xml:space="preserve"> and variance, respectively, for the location and time duration of the pulse. Thus, if </w:t>
      </w:r>
      <m:oMath>
        <m:r>
          <w:rPr>
            <w:rFonts w:ascii="Cambria Math" w:hAnsi="Cambria Math"/>
          </w:rPr>
          <m:t>β=0</m:t>
        </m:r>
      </m:oMath>
      <w:r>
        <w:t xml:space="preserve"> and </w:t>
      </w:r>
      <m:oMath>
        <m:r>
          <w:rPr>
            <w:rFonts w:ascii="Cambria Math" w:hAnsi="Cambria Math"/>
          </w:rPr>
          <m:t>σ=0</m:t>
        </m:r>
      </m:oMath>
      <w:r>
        <w:t xml:space="preserve">, the conditions are constant across years, if </w:t>
      </w:r>
      <m:oMath>
        <m:sSub>
          <m:sSubPr>
            <m:ctrlPr>
              <w:rPr>
                <w:rFonts w:ascii="Cambria Math" w:hAnsi="Cambria Math"/>
              </w:rPr>
            </m:ctrlPr>
          </m:sSubPr>
          <m:e>
            <m:r>
              <w:rPr>
                <w:rFonts w:ascii="Cambria Math" w:hAnsi="Cambria Math"/>
              </w:rPr>
              <m:t>β</m:t>
            </m:r>
          </m:e>
          <m:sub>
            <m:r>
              <w:rPr>
                <w:rFonts w:ascii="Cambria Math" w:hAnsi="Cambria Math"/>
              </w:rPr>
              <m:t>x</m:t>
            </m:r>
          </m:sub>
        </m:sSub>
        <m:r>
          <w:rPr>
            <w:rFonts w:ascii="Cambria Math" w:hAnsi="Cambria Math"/>
          </w:rPr>
          <m:t>&gt;0</m:t>
        </m:r>
      </m:oMath>
      <w:r>
        <w:t xml:space="preserve"> there is a drift of the resource towards extremes, if </w:t>
      </w:r>
      <m:oMath>
        <m:sSub>
          <m:sSubPr>
            <m:ctrlPr>
              <w:rPr>
                <w:rFonts w:ascii="Cambria Math" w:hAnsi="Cambria Math"/>
              </w:rPr>
            </m:ctrlPr>
          </m:sSubPr>
          <m:e>
            <m:r>
              <w:rPr>
                <w:rFonts w:ascii="Cambria Math" w:hAnsi="Cambria Math"/>
              </w:rPr>
              <m:t>β</m:t>
            </m:r>
          </m:e>
          <m:sub>
            <m:r>
              <w:rPr>
                <w:rFonts w:ascii="Cambria Math" w:hAnsi="Cambria Math"/>
              </w:rPr>
              <m:t>t</m:t>
            </m:r>
          </m:sub>
        </m:sSub>
        <m:r>
          <w:rPr>
            <w:rFonts w:ascii="Cambria Math" w:hAnsi="Cambria Math"/>
          </w:rPr>
          <m:t>&lt;0</m:t>
        </m:r>
      </m:oMath>
      <w:r>
        <w:t xml:space="preserve"> there is a shift towards earlier resource pulses. These trends mirror the pole-ward shift of peak resources and the earlier spring phenology occurring with a warming global climate. The spatial scales (</w:t>
      </w:r>
      <m:oMath>
        <m:sSub>
          <m:sSubPr>
            <m:ctrlPr>
              <w:rPr>
                <w:rFonts w:ascii="Cambria Math" w:hAnsi="Cambria Math"/>
              </w:rPr>
            </m:ctrlPr>
          </m:sSubPr>
          <m:e>
            <m:r>
              <w:rPr>
                <w:rFonts w:ascii="Cambria Math" w:hAnsi="Cambria Math"/>
              </w:rPr>
              <m:t>s</m:t>
            </m:r>
          </m:e>
          <m:sub>
            <m:r>
              <w:rPr>
                <w:rFonts w:ascii="Cambria Math" w:hAnsi="Cambria Math"/>
              </w:rPr>
              <m:t>x</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t</m:t>
            </m:r>
          </m:sub>
        </m:sSub>
      </m:oMath>
      <w:r>
        <w:t>) remain constant in all of our simulations.</w:t>
      </w:r>
    </w:p>
    <w:p w14:paraId="109995F5" w14:textId="77777777" w:rsidR="009C258A" w:rsidRDefault="000644CF">
      <w:pPr>
        <w:pStyle w:val="BodyText"/>
      </w:pPr>
      <w:r>
        <w:rPr>
          <w:noProof/>
        </w:rPr>
        <w:drawing>
          <wp:inline distT="0" distB="0" distL="0" distR="0" wp14:anchorId="6333B732" wp14:editId="5207DEFE">
            <wp:extent cx="5334000" cy="3200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ResourceExamples.png"/>
                    <pic:cNvPicPr>
                      <a:picLocks noChangeAspect="1" noChangeArrowheads="1"/>
                    </pic:cNvPicPr>
                  </pic:nvPicPr>
                  <pic:blipFill>
                    <a:blip r:embed="rId10"/>
                    <a:stretch>
                      <a:fillRect/>
                    </a:stretch>
                  </pic:blipFill>
                  <pic:spPr bwMode="auto">
                    <a:xfrm>
                      <a:off x="0" y="0"/>
                      <a:ext cx="5334000" cy="3200400"/>
                    </a:xfrm>
                    <a:prstGeom prst="rect">
                      <a:avLst/>
                    </a:prstGeom>
                    <a:noFill/>
                    <a:ln w="9525">
                      <a:noFill/>
                      <a:headEnd/>
                      <a:tailEnd/>
                    </a:ln>
                  </pic:spPr>
                </pic:pic>
              </a:graphicData>
            </a:graphic>
          </wp:inline>
        </w:drawing>
      </w:r>
      <w:r>
        <w:t xml:space="preserve"> </w:t>
      </w:r>
      <w:r>
        <w:rPr>
          <w:b/>
        </w:rPr>
        <w:t>Figure 1. Examples of various seasonal resource distribution functions, contrasting short duration, but wide pulses (</w:t>
      </w:r>
      <m:oMath>
        <m:sSub>
          <m:sSubPr>
            <m:ctrlPr>
              <w:rPr>
                <w:rFonts w:ascii="Cambria Math" w:hAnsi="Cambria Math"/>
              </w:rPr>
            </m:ctrlPr>
          </m:sSubPr>
          <m:e>
            <m:r>
              <w:rPr>
                <w:rFonts w:ascii="Cambria Math" w:hAnsi="Cambria Math"/>
              </w:rPr>
              <m:t>σ</m:t>
            </m:r>
          </m:e>
          <m:sub>
            <m:r>
              <w:rPr>
                <w:rFonts w:ascii="Cambria Math" w:hAnsi="Cambria Math"/>
              </w:rPr>
              <m:t>t</m:t>
            </m:r>
          </m:sub>
        </m:sSub>
        <m:r>
          <w:rPr>
            <w:rFonts w:ascii="Cambria Math" w:hAnsi="Cambria Math"/>
          </w:rPr>
          <m:t>=3,</m:t>
        </m:r>
        <m:sSub>
          <m:sSubPr>
            <m:ctrlPr>
              <w:rPr>
                <w:rFonts w:ascii="Cambria Math" w:hAnsi="Cambria Math"/>
              </w:rPr>
            </m:ctrlPr>
          </m:sSubPr>
          <m:e>
            <m:r>
              <w:rPr>
                <w:rFonts w:ascii="Cambria Math" w:hAnsi="Cambria Math"/>
              </w:rPr>
              <m:t>σ</m:t>
            </m:r>
          </m:e>
          <m:sub>
            <m:r>
              <w:rPr>
                <w:rFonts w:ascii="Cambria Math" w:hAnsi="Cambria Math"/>
              </w:rPr>
              <m:t>x</m:t>
            </m:r>
          </m:sub>
        </m:sSub>
        <m:r>
          <w:rPr>
            <w:rFonts w:ascii="Cambria Math" w:hAnsi="Cambria Math"/>
          </w:rPr>
          <m:t>=12</m:t>
        </m:r>
      </m:oMath>
      <w:r>
        <w:rPr>
          <w:b/>
        </w:rPr>
        <w:t>; left panels), long duration but spatially concentrated pulses (</w:t>
      </w:r>
      <m:oMath>
        <m:sSub>
          <m:sSubPr>
            <m:ctrlPr>
              <w:rPr>
                <w:rFonts w:ascii="Cambria Math" w:hAnsi="Cambria Math"/>
              </w:rPr>
            </m:ctrlPr>
          </m:sSubPr>
          <m:e>
            <m:r>
              <w:rPr>
                <w:rFonts w:ascii="Cambria Math" w:hAnsi="Cambria Math"/>
              </w:rPr>
              <m:t>σ</m:t>
            </m:r>
          </m:e>
          <m:sub>
            <m:r>
              <w:rPr>
                <w:rFonts w:ascii="Cambria Math" w:hAnsi="Cambria Math"/>
              </w:rPr>
              <m:t>t</m:t>
            </m:r>
          </m:sub>
        </m:sSub>
        <m:r>
          <w:rPr>
            <w:rFonts w:ascii="Cambria Math" w:hAnsi="Cambria Math"/>
          </w:rPr>
          <m:t>=12,</m:t>
        </m:r>
        <m:sSub>
          <m:sSubPr>
            <m:ctrlPr>
              <w:rPr>
                <w:rFonts w:ascii="Cambria Math" w:hAnsi="Cambria Math"/>
              </w:rPr>
            </m:ctrlPr>
          </m:sSubPr>
          <m:e>
            <m:r>
              <w:rPr>
                <w:rFonts w:ascii="Cambria Math" w:hAnsi="Cambria Math"/>
              </w:rPr>
              <m:t>σ</m:t>
            </m:r>
          </m:e>
          <m:sub>
            <m:r>
              <w:rPr>
                <w:rFonts w:ascii="Cambria Math" w:hAnsi="Cambria Math"/>
              </w:rPr>
              <m:t>x</m:t>
            </m:r>
          </m:sub>
        </m:sSub>
        <m:r>
          <w:rPr>
            <w:rFonts w:ascii="Cambria Math" w:hAnsi="Cambria Math"/>
          </w:rPr>
          <m:t>=3</m:t>
        </m:r>
      </m:oMath>
      <w:r>
        <w:rPr>
          <w:b/>
        </w:rPr>
        <w:t>; right panels), and isolated resource pulses (upper panels) from the weakly drifting resource (lower panels). The total amount of resource is identical across all scenarios. In the weakly drifting resources, the total amount is constant at all times, and uniform in the middle of the phase (time = 0, 50, 100).</w:t>
      </w:r>
    </w:p>
    <w:p w14:paraId="6F1A88C8" w14:textId="77777777" w:rsidR="009C258A" w:rsidRDefault="000644CF">
      <w:pPr>
        <w:pStyle w:val="Heading2"/>
      </w:pPr>
      <w:bookmarkStart w:id="48" w:name="metrics"/>
      <w:bookmarkEnd w:id="38"/>
      <w:r>
        <w:lastRenderedPageBreak/>
        <w:t>Metrics</w:t>
      </w:r>
    </w:p>
    <w:p w14:paraId="67FE4402" w14:textId="77777777" w:rsidR="009C258A" w:rsidRDefault="000644CF">
      <w:pPr>
        <w:pStyle w:val="FirstParagraph"/>
      </w:pPr>
      <w:r>
        <w:t xml:space="preserve">The main metrics we are interested are </w:t>
      </w:r>
      <w:r>
        <w:rPr>
          <w:i/>
        </w:rPr>
        <w:t>migration mismatch</w:t>
      </w:r>
      <w:r>
        <w:t xml:space="preserve"> and </w:t>
      </w:r>
      <w:r>
        <w:rPr>
          <w:i/>
        </w:rPr>
        <w:t>foraging efficiency</w:t>
      </w:r>
      <w:r>
        <w:t>.</w:t>
      </w:r>
    </w:p>
    <w:p w14:paraId="2083FB89" w14:textId="21352921" w:rsidR="009C258A" w:rsidRDefault="000644CF">
      <w:pPr>
        <w:pStyle w:val="BodyText"/>
      </w:pPr>
      <w:r>
        <w:t>Migration mismatch captures the similarity between the migration phenology and the resource phenology. To do this, we compute the total mismatch, i.e. </w:t>
      </w:r>
      <w:del w:id="49" w:author="bfagan" w:date="2021-07-06T21:54:00Z">
        <w:r w:rsidDel="00D71A63">
          <w:delText>is</w:delText>
        </w:r>
      </w:del>
      <w:r>
        <w:t xml:space="preserve"> a sum of the difference between the migration coefficients and the resource peaks. Thus, the spatial mismatch is given by the absolute difference between the migration targets and the resource peaks, i.e. </w:t>
      </w:r>
      <m:oMath>
        <m:r>
          <w:rPr>
            <w:rFonts w:ascii="Cambria Math" w:hAnsi="Cambria Math"/>
          </w:rPr>
          <m:t>M</m:t>
        </m:r>
        <m:sSub>
          <m:sSubPr>
            <m:ctrlPr>
              <w:rPr>
                <w:rFonts w:ascii="Cambria Math" w:hAnsi="Cambria Math"/>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x</m:t>
            </m:r>
          </m:sub>
        </m:sSub>
        <m:r>
          <w:rPr>
            <w:rFonts w:ascii="Cambria Math" w:hAnsi="Cambria Math"/>
          </w:rPr>
          <m:t>|</m:t>
        </m:r>
      </m:oMath>
      <w:r>
        <w:t>. The temporal mismatch is the difference between the arrival time and the peak of the resource if arrival is post-peak, the difference between the departure time and the peak of the resource if departure is pre-peak, and 0 if the seasonal duration spans the peak, i.e. </w:t>
      </w:r>
      <m:oMath>
        <m:r>
          <w:rPr>
            <w:rFonts w:ascii="Cambria Math" w:hAnsi="Cambria Math"/>
          </w:rPr>
          <m:t>M</m:t>
        </m:r>
        <m:sSub>
          <m:sSubPr>
            <m:ctrlPr>
              <w:rPr>
                <w:rFonts w:ascii="Cambria Math" w:hAnsi="Cambria Math"/>
              </w:rPr>
            </m:ctrlPr>
          </m:sSubPr>
          <m:e>
            <m:r>
              <w:rPr>
                <w:rFonts w:ascii="Cambria Math" w:hAnsi="Cambria Math"/>
              </w:rPr>
              <m:t>M</m:t>
            </m:r>
          </m:e>
          <m:sub>
            <m:r>
              <w:rPr>
                <w:rFonts w:ascii="Cambria Math" w:hAnsi="Cambria Math"/>
              </w:rPr>
              <m:t>t</m:t>
            </m:r>
          </m:sub>
        </m:sSub>
        <m:r>
          <w:rPr>
            <w:rFonts w:ascii="Cambria Math" w:hAnsi="Cambria Math"/>
          </w:rPr>
          <m:t>=max{</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),0}+max{</m:t>
        </m:r>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),0}</m:t>
        </m:r>
      </m:oMath>
      <w:r>
        <w:t xml:space="preserve">. The total mismatch is the sum of </w:t>
      </w:r>
      <m:oMath>
        <m:r>
          <w:rPr>
            <w:rFonts w:ascii="Cambria Math" w:hAnsi="Cambria Math"/>
          </w:rPr>
          <m:t>M</m:t>
        </m:r>
        <m:sSub>
          <m:sSubPr>
            <m:ctrlPr>
              <w:rPr>
                <w:rFonts w:ascii="Cambria Math" w:hAnsi="Cambria Math"/>
              </w:rPr>
            </m:ctrlPr>
          </m:sSubPr>
          <m:e>
            <m:r>
              <w:rPr>
                <w:rFonts w:ascii="Cambria Math" w:hAnsi="Cambria Math"/>
              </w:rPr>
              <m:t>M</m:t>
            </m:r>
          </m:e>
          <m:sub>
            <m:r>
              <w:rPr>
                <w:rFonts w:ascii="Cambria Math" w:hAnsi="Cambria Math"/>
              </w:rPr>
              <m:t>x</m:t>
            </m:r>
          </m:sub>
        </m:sSub>
      </m:oMath>
      <w:r>
        <w:t xml:space="preserve"> and </w:t>
      </w:r>
      <m:oMath>
        <m:r>
          <w:rPr>
            <w:rFonts w:ascii="Cambria Math" w:hAnsi="Cambria Math"/>
          </w:rPr>
          <m:t>M</m:t>
        </m:r>
        <m:sSub>
          <m:sSubPr>
            <m:ctrlPr>
              <w:rPr>
                <w:rFonts w:ascii="Cambria Math" w:hAnsi="Cambria Math"/>
              </w:rPr>
            </m:ctrlPr>
          </m:sSubPr>
          <m:e>
            <m:r>
              <w:rPr>
                <w:rFonts w:ascii="Cambria Math" w:hAnsi="Cambria Math"/>
              </w:rPr>
              <m:t>M</m:t>
            </m:r>
          </m:e>
          <m:sub>
            <m:r>
              <w:rPr>
                <w:rFonts w:ascii="Cambria Math" w:hAnsi="Cambria Math"/>
              </w:rPr>
              <m:t>t</m:t>
            </m:r>
          </m:sub>
        </m:sSub>
      </m:oMath>
      <w:r>
        <w:t>. A mismatch of less than 1 is essentially perfect, a mismatch of 1-5 we consider to be “good.” Beyond 30, the match can be said to have failed.</w:t>
      </w:r>
    </w:p>
    <w:p w14:paraId="02558573" w14:textId="77777777" w:rsidR="009C258A" w:rsidRDefault="000644CF">
      <w:pPr>
        <w:pStyle w:val="BodyText"/>
      </w:pPr>
      <w:r>
        <w:t>To quantify the foraging efficiency, i.e., the organisms’ ability to track the distribution of the resources over space and time, we use a continuous form of the Bhattacharyya Coefficient (Bhattacharyya 1943) which quantifies the similarity between two distributions. We compute this coefficient at every time point in a given year, and take the mean across the equilibrium year to determine foraging efficiency (FE). Thus, the foraging efficiency index is:</w:t>
      </w:r>
    </w:p>
    <w:p w14:paraId="25ED359D" w14:textId="77777777" w:rsidR="009C258A" w:rsidRDefault="000644CF">
      <w:pPr>
        <w:pStyle w:val="BodyText"/>
      </w:pPr>
      <w:commentRangeStart w:id="50"/>
      <w:r>
        <w:t>$$FE = {1\over \tau} \int_{0}^\tau \int_{-\chi}^{\chi} \sqrt{u(x,t) \, h(x,t)} \,\, dx\,dt$$</w:t>
      </w:r>
      <w:commentRangeEnd w:id="50"/>
      <w:r w:rsidR="002647EF">
        <w:rPr>
          <w:rStyle w:val="CommentReference"/>
        </w:rPr>
        <w:commentReference w:id="50"/>
      </w:r>
    </w:p>
    <w:p w14:paraId="182EA1A8" w14:textId="77777777" w:rsidR="009C258A" w:rsidRDefault="000644CF">
      <w:pPr>
        <w:pStyle w:val="FirstParagraph"/>
      </w:pPr>
      <w:r>
        <w:t>where the spatial integral is taken over the domain. This metric is constrained to be between 0 and 1.</w:t>
      </w:r>
    </w:p>
    <w:p w14:paraId="4FFC5770" w14:textId="6E12F70E" w:rsidR="009C258A" w:rsidRDefault="000644CF">
      <w:pPr>
        <w:pStyle w:val="BodyText"/>
      </w:pPr>
      <w:r>
        <w:t xml:space="preserve">For simulations with a constant resource, we </w:t>
      </w:r>
      <w:del w:id="51" w:author="bfagan" w:date="2021-07-06T21:55:00Z">
        <w:r w:rsidDel="002647EF">
          <w:delText xml:space="preserve">run </w:delText>
        </w:r>
      </w:del>
      <w:ins w:id="52" w:author="bfagan" w:date="2021-07-06T21:55:00Z">
        <w:r w:rsidR="002647EF">
          <w:t xml:space="preserve">ran the model </w:t>
        </w:r>
      </w:ins>
      <w:del w:id="53" w:author="bfagan" w:date="2021-07-06T21:55:00Z">
        <w:r w:rsidDel="002647EF">
          <w:delText xml:space="preserve">those </w:delText>
        </w:r>
      </w:del>
      <w:r>
        <w:t xml:space="preserve">until a quasi-equilibrium state is achieved, i.e. where the Bhattacharya index of the population distribution across subsequent years reaches a value of 0.9999. Once that state is attained, we compute the </w:t>
      </w:r>
      <w:del w:id="54" w:author="bfagan" w:date="2021-07-06T21:55:00Z">
        <w:r w:rsidDel="002647EF">
          <w:delText xml:space="preserve">mirgatoriness </w:delText>
        </w:r>
      </w:del>
      <w:ins w:id="55" w:author="bfagan" w:date="2021-07-06T21:55:00Z">
        <w:r w:rsidR="002647EF">
          <w:t xml:space="preserve">migration mismatch </w:t>
        </w:r>
      </w:ins>
      <w:r>
        <w:t>and foraging efficiency metrics, and additionally collect the number of years that were required to reach stationarity.</w:t>
      </w:r>
    </w:p>
    <w:p w14:paraId="1EB34060" w14:textId="77777777" w:rsidR="009C258A" w:rsidRDefault="000644CF">
      <w:pPr>
        <w:pStyle w:val="BodyText"/>
      </w:pPr>
      <w:r>
        <w:t>For numerical runs with climate change, we first run a simulation for 20 years to attain an equilibrium, and then begin shifting the location of the resource with a trend (slow 0.25, medium 0.5, or rapid 1 units per year)</w:t>
      </w:r>
      <w:commentRangeStart w:id="56"/>
      <w:r>
        <w:t xml:space="preserve">, or by adding stochasticity (s.d. 3, 6, 12). </w:t>
      </w:r>
      <w:commentRangeEnd w:id="56"/>
      <w:r w:rsidR="00D95D06">
        <w:rPr>
          <w:rStyle w:val="CommentReference"/>
        </w:rPr>
        <w:commentReference w:id="56"/>
      </w:r>
      <w:r>
        <w:t xml:space="preserve">For the trend analyses, we then compute the slope of the migration location parameter against the resource drift and refer to this index as the </w:t>
      </w:r>
      <w:r>
        <w:rPr>
          <w:i/>
        </w:rPr>
        <w:t>spatial adaptation</w:t>
      </w:r>
      <w:r>
        <w:t xml:space="preserve"> (SA) index.</w:t>
      </w:r>
    </w:p>
    <w:p w14:paraId="5DB970CD" w14:textId="77777777" w:rsidR="009C258A" w:rsidRDefault="000644CF">
      <w:pPr>
        <w:pStyle w:val="Heading2"/>
      </w:pPr>
      <w:bookmarkStart w:id="57" w:name="simulation-studies"/>
      <w:bookmarkEnd w:id="48"/>
      <w:r>
        <w:t>Simulation studies</w:t>
      </w:r>
    </w:p>
    <w:p w14:paraId="2E293EB7" w14:textId="77777777" w:rsidR="009C258A" w:rsidRDefault="000644CF">
      <w:pPr>
        <w:pStyle w:val="FirstParagraph"/>
      </w:pPr>
      <w:r>
        <w:t xml:space="preserve">We explored this model using numerical differencing of a system of ordinary differential equations (ODE’s) approximating the PDE in equation (2) with the Runge-Kutte algorithm using the </w:t>
      </w:r>
      <w:r>
        <w:rPr>
          <w:rStyle w:val="VerbatimChar"/>
        </w:rPr>
        <w:t>deSolve</w:t>
      </w:r>
      <w:r>
        <w:t xml:space="preserve"> (Soetaert et al. 2010) and </w:t>
      </w:r>
      <w:r>
        <w:rPr>
          <w:rStyle w:val="VerbatimChar"/>
        </w:rPr>
        <w:t>ReacTran</w:t>
      </w:r>
      <w:r>
        <w:t xml:space="preserve"> (Soetaert and Meysman 2012) packages in R. We additionally used the </w:t>
      </w:r>
      <w:r>
        <w:rPr>
          <w:rStyle w:val="VerbatimChar"/>
        </w:rPr>
        <w:t>nlsLM</w:t>
      </w:r>
      <w:r>
        <w:t xml:space="preserve"> function in package </w:t>
      </w:r>
      <w:r>
        <w:rPr>
          <w:rStyle w:val="VerbatimChar"/>
        </w:rPr>
        <w:t>minpack.LM</w:t>
      </w:r>
      <w:r>
        <w:t xml:space="preserve"> (Elzhov et al. 2016) for robust and fast annual estimation of the migration parameters. The complete code is available as an R package (</w:t>
      </w:r>
      <w:r>
        <w:rPr>
          <w:rStyle w:val="VerbatimChar"/>
        </w:rPr>
        <w:t>memorymigration</w:t>
      </w:r>
      <w:r>
        <w:t xml:space="preserve">) available on GitHub at </w:t>
      </w:r>
      <w:hyperlink r:id="rId11">
        <w:r>
          <w:rPr>
            <w:rStyle w:val="Hyperlink"/>
          </w:rPr>
          <w:t>https://github.com/EliGurarie/memorymigration</w:t>
        </w:r>
      </w:hyperlink>
      <w:r>
        <w:t xml:space="preserve"> and as an interactive Shiny application at </w:t>
      </w:r>
      <w:hyperlink r:id="rId12">
        <w:r>
          <w:rPr>
            <w:rStyle w:val="Hyperlink"/>
          </w:rPr>
          <w:t>https://url.to.be.determined</w:t>
        </w:r>
      </w:hyperlink>
      <w:r>
        <w:t>.</w:t>
      </w:r>
    </w:p>
    <w:p w14:paraId="7F57CEF0" w14:textId="77777777" w:rsidR="009C258A" w:rsidRDefault="000644CF">
      <w:pPr>
        <w:pStyle w:val="BodyText"/>
      </w:pPr>
      <w:r>
        <w:t>We assessed a wide range of parameter values and resource geometries and dynamics with the goal of answering the three main questions:</w:t>
      </w:r>
    </w:p>
    <w:p w14:paraId="66AAD2EF" w14:textId="77777777" w:rsidR="009C258A" w:rsidRDefault="000644CF">
      <w:pPr>
        <w:numPr>
          <w:ilvl w:val="0"/>
          <w:numId w:val="2"/>
        </w:numPr>
      </w:pPr>
      <w:r>
        <w:t>Can this model adapt to a discrete shift in peak resource location and timing? What is the relative role of memory and sociality?</w:t>
      </w:r>
    </w:p>
    <w:p w14:paraId="426AFD81" w14:textId="77777777" w:rsidR="009C258A" w:rsidRDefault="000644CF">
      <w:pPr>
        <w:numPr>
          <w:ilvl w:val="0"/>
          <w:numId w:val="2"/>
        </w:numPr>
      </w:pPr>
      <w:r>
        <w:t>Can this model “acquire” a migratory behavior from a non-migratory initial condition?</w:t>
      </w:r>
    </w:p>
    <w:p w14:paraId="1D8C202C" w14:textId="6BF0CD54" w:rsidR="009C258A" w:rsidRDefault="000644CF">
      <w:pPr>
        <w:numPr>
          <w:ilvl w:val="0"/>
          <w:numId w:val="2"/>
        </w:numPr>
      </w:pPr>
      <w:r>
        <w:t>Can this model adapt when the resource peak shifts in space and time? What is the role of the reference memory</w:t>
      </w:r>
      <w:ins w:id="58" w:author="bfagan" w:date="2021-07-06T21:57:00Z">
        <w:r w:rsidR="002647EF">
          <w:t xml:space="preserve"> in this adaptation?</w:t>
        </w:r>
      </w:ins>
      <w:del w:id="59" w:author="bfagan" w:date="2021-07-06T21:57:00Z">
        <w:r w:rsidDel="002647EF">
          <w:delText>.</w:delText>
        </w:r>
      </w:del>
    </w:p>
    <w:p w14:paraId="23BAF773" w14:textId="77777777" w:rsidR="009C258A" w:rsidRDefault="000644CF">
      <w:pPr>
        <w:pStyle w:val="Heading1"/>
      </w:pPr>
      <w:bookmarkStart w:id="60" w:name="results"/>
      <w:bookmarkEnd w:id="27"/>
      <w:bookmarkEnd w:id="57"/>
      <w:r>
        <w:lastRenderedPageBreak/>
        <w:t>Results</w:t>
      </w:r>
    </w:p>
    <w:p w14:paraId="56B3CAD9" w14:textId="4CC38A9A" w:rsidR="009C258A" w:rsidRDefault="000644CF">
      <w:pPr>
        <w:pStyle w:val="FirstParagraph"/>
      </w:pPr>
      <w:r>
        <w:rPr>
          <w:noProof/>
        </w:rPr>
        <w:drawing>
          <wp:inline distT="0" distB="0" distL="0" distR="0" wp14:anchorId="13028A59" wp14:editId="6382242A">
            <wp:extent cx="5334000" cy="5334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example1_adaptation.png"/>
                    <pic:cNvPicPr>
                      <a:picLocks noChangeAspect="1" noChangeArrowheads="1"/>
                    </pic:cNvPicPr>
                  </pic:nvPicPr>
                  <pic:blipFill>
                    <a:blip r:embed="rId13"/>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rPr>
          <w:b/>
        </w:rPr>
        <w:t>Figure 2.</w:t>
      </w:r>
      <w:r>
        <w:t xml:space="preserve"> </w:t>
      </w:r>
      <w:r>
        <w:rPr>
          <w:i/>
        </w:rPr>
        <w:t xml:space="preserve">Example of adaptation to a shift in resource peak. The initial (year 0) behavior migrates to locations 50 and -50 at days 15 and 60, whereas the resource peak is at 30 and -30, peaking at times 25 and 75. </w:t>
      </w:r>
      <w:ins w:id="61" w:author="bfagan" w:date="2021-07-06T21:59:00Z">
        <w:r w:rsidR="002647EF">
          <w:rPr>
            <w:i/>
          </w:rPr>
          <w:t xml:space="preserve">The panels show </w:t>
        </w:r>
      </w:ins>
      <w:r>
        <w:rPr>
          <w:i/>
        </w:rPr>
        <w:t xml:space="preserve">(a) </w:t>
      </w:r>
      <w:del w:id="62" w:author="bfagan" w:date="2021-07-06T21:59:00Z">
        <w:r w:rsidDel="002647EF">
          <w:rPr>
            <w:i/>
          </w:rPr>
          <w:delText xml:space="preserve">shows </w:delText>
        </w:r>
      </w:del>
      <w:r>
        <w:rPr>
          <w:i/>
        </w:rPr>
        <w:t xml:space="preserve">the first 14 years of the simulation; (b) </w:t>
      </w:r>
      <w:ins w:id="63" w:author="bfagan" w:date="2021-07-06T21:59:00Z">
        <w:r w:rsidR="002647EF">
          <w:rPr>
            <w:i/>
          </w:rPr>
          <w:t xml:space="preserve">the </w:t>
        </w:r>
      </w:ins>
      <w:del w:id="64" w:author="bfagan" w:date="2021-07-06T21:59:00Z">
        <w:r w:rsidDel="002647EF">
          <w:rPr>
            <w:i/>
          </w:rPr>
          <w:delText xml:space="preserve">The </w:delText>
        </w:r>
      </w:del>
      <w:r>
        <w:rPr>
          <w:i/>
        </w:rPr>
        <w:t>centroid of the annual movement of the population</w:t>
      </w:r>
      <w:del w:id="65" w:author="bfagan" w:date="2021-07-06T21:59:00Z">
        <w:r w:rsidDel="002647EF">
          <w:rPr>
            <w:i/>
          </w:rPr>
          <w:delText xml:space="preserve"> is shown in panel b</w:delText>
        </w:r>
      </w:del>
      <w:r>
        <w:rPr>
          <w:i/>
        </w:rPr>
        <w:t xml:space="preserve">, with dark blue to red colors indicating year 0 to year 40; (c) annual foraging efficiency across years; (d) migration timing parameters for each year, with orange segments indicating arrival and departure from the summering </w:t>
      </w:r>
      <w:del w:id="66" w:author="bfagan" w:date="2021-07-06T22:00:00Z">
        <w:r w:rsidDel="002647EF">
          <w:rPr>
            <w:i/>
          </w:rPr>
          <w:delText xml:space="preserve">(northern) </w:delText>
        </w:r>
      </w:del>
      <w:r>
        <w:rPr>
          <w:i/>
        </w:rPr>
        <w:t xml:space="preserve">grounds, and the blue segments indicating timing of arrival and departure at the wintering grounds; (e) migration arrival and departure location across years, with blue and orange indicating winter </w:t>
      </w:r>
      <w:del w:id="67" w:author="bfagan" w:date="2021-07-06T22:00:00Z">
        <w:r w:rsidDel="002647EF">
          <w:rPr>
            <w:i/>
          </w:rPr>
          <w:delText xml:space="preserve">(southern) </w:delText>
        </w:r>
      </w:del>
      <w:r>
        <w:rPr>
          <w:i/>
        </w:rPr>
        <w:t xml:space="preserve">and summer </w:t>
      </w:r>
      <w:del w:id="68" w:author="bfagan" w:date="2021-07-06T22:00:00Z">
        <w:r w:rsidDel="002647EF">
          <w:rPr>
            <w:i/>
          </w:rPr>
          <w:delText xml:space="preserve">(northern) </w:delText>
        </w:r>
      </w:del>
      <w:r>
        <w:rPr>
          <w:i/>
        </w:rPr>
        <w:t>locations.</w:t>
      </w:r>
    </w:p>
    <w:p w14:paraId="4A79B907" w14:textId="77777777" w:rsidR="009C258A" w:rsidRDefault="000644CF">
      <w:pPr>
        <w:pStyle w:val="Heading2"/>
      </w:pPr>
      <w:bookmarkStart w:id="69" w:name="adaptation-to-resource-phenology"/>
      <w:r>
        <w:t>Adaptation to resource phenology</w:t>
      </w:r>
    </w:p>
    <w:p w14:paraId="3ABC2559" w14:textId="3CD41368" w:rsidR="009C258A" w:rsidRDefault="000644CF">
      <w:pPr>
        <w:pStyle w:val="FirstParagraph"/>
      </w:pPr>
      <w:r>
        <w:t xml:space="preserve">The ability of this system to attain </w:t>
      </w:r>
      <w:ins w:id="70" w:author="bfagan" w:date="2021-07-06T22:01:00Z">
        <w:r w:rsidR="002647EF">
          <w:t xml:space="preserve">a </w:t>
        </w:r>
      </w:ins>
      <w:r>
        <w:t xml:space="preserve">stable, migratory state that matches the dynamics of the resource is illustrated in Figure 2. In the illustrated scenario, it takes nearly 40 years to </w:t>
      </w:r>
      <w:r>
        <w:lastRenderedPageBreak/>
        <w:t xml:space="preserve">attain an equilibrium, and the eventual steady state is one where the centroid of the migration lines up exactly with the centroid of the resource, and the arrival timing coincides with the </w:t>
      </w:r>
      <w:r>
        <w:rPr>
          <w:i/>
        </w:rPr>
        <w:t>peak</w:t>
      </w:r>
      <w:r>
        <w:t xml:space="preserve"> of resource availability. Notably, the path to this equilibrium is somewhat indirect, with the </w:t>
      </w:r>
      <w:ins w:id="71" w:author="bfagan" w:date="2021-07-06T22:02:00Z">
        <w:r w:rsidR="002647EF">
          <w:t xml:space="preserve">later </w:t>
        </w:r>
      </w:ins>
      <w:r>
        <w:t xml:space="preserve">winter </w:t>
      </w:r>
      <w:del w:id="72" w:author="bfagan" w:date="2021-07-06T22:02:00Z">
        <w:r w:rsidDel="002647EF">
          <w:delText xml:space="preserve">(later, more southerly) </w:delText>
        </w:r>
      </w:del>
      <w:r>
        <w:t xml:space="preserve">range taking more time to stabilize than the </w:t>
      </w:r>
      <w:ins w:id="73" w:author="bfagan" w:date="2021-07-06T22:02:00Z">
        <w:r w:rsidR="002647EF">
          <w:t xml:space="preserve">earlier </w:t>
        </w:r>
      </w:ins>
      <w:r>
        <w:t xml:space="preserve">summer </w:t>
      </w:r>
      <w:del w:id="74" w:author="bfagan" w:date="2021-07-06T22:02:00Z">
        <w:r w:rsidDel="002647EF">
          <w:delText xml:space="preserve">(earlier, more northern) </w:delText>
        </w:r>
      </w:del>
      <w:r>
        <w:t>range. The eventual steady state is one where the foraging efficiency is relatively high.</w:t>
      </w:r>
    </w:p>
    <w:p w14:paraId="5EF19F12" w14:textId="2EF93FFE" w:rsidR="009C258A" w:rsidRDefault="000644CF">
      <w:pPr>
        <w:pStyle w:val="BodyText"/>
      </w:pPr>
      <w:r>
        <w:t>We ran this process for 8100 parameter combinations (Figure 3). The fundamental dynamic of attaining and maintaining a well-matched migration phenology</w:t>
      </w:r>
      <w:del w:id="75" w:author="bfagan" w:date="2021-07-06T22:02:00Z">
        <w:r w:rsidDel="002647EF">
          <w:delText>,</w:delText>
        </w:r>
      </w:del>
      <w:r>
        <w:t xml:space="preserve"> can occur under many combinations of parameter values, but all parameters play a role. Among the more intuitive results are that greater values of </w:t>
      </w:r>
      <m:oMath>
        <m:r>
          <w:rPr>
            <w:rFonts w:ascii="Cambria Math" w:hAnsi="Cambria Math"/>
          </w:rPr>
          <m:t>α</m:t>
        </m:r>
      </m:oMath>
      <w:r>
        <w:t xml:space="preserve"> (resource following) lead to an improved ability to match the migration. Resource peaks with larger spatial extent (higher </w:t>
      </w:r>
      <m:oMath>
        <m:sSub>
          <m:sSubPr>
            <m:ctrlPr>
              <w:rPr>
                <w:rFonts w:ascii="Cambria Math" w:hAnsi="Cambria Math"/>
              </w:rPr>
            </m:ctrlPr>
          </m:sSubPr>
          <m:e>
            <m:r>
              <w:rPr>
                <w:rFonts w:ascii="Cambria Math" w:hAnsi="Cambria Math"/>
              </w:rPr>
              <m:t>σ</m:t>
            </m:r>
          </m:e>
          <m:sub>
            <m:r>
              <w:rPr>
                <w:rFonts w:ascii="Cambria Math" w:hAnsi="Cambria Math"/>
              </w:rPr>
              <m:t>x</m:t>
            </m:r>
          </m:sub>
        </m:sSub>
      </m:oMath>
      <w:r>
        <w:t>) are generally better for migration matching. A larger set of parameters matched migration with low diffusion than high diffusion.</w:t>
      </w:r>
    </w:p>
    <w:p w14:paraId="76706A46" w14:textId="77777777" w:rsidR="009C258A" w:rsidRDefault="000644CF">
      <w:pPr>
        <w:pStyle w:val="BodyText"/>
      </w:pPr>
      <w:commentRangeStart w:id="76"/>
      <w:r>
        <w:t>Less intuitive was the high importance of the sociality parameters, in particular the spatial scale of the swarming. Higher levels of social attraction (</w:t>
      </w:r>
      <m:oMath>
        <m:r>
          <w:rPr>
            <w:rFonts w:ascii="Cambria Math" w:hAnsi="Cambria Math"/>
          </w:rPr>
          <m:t>β</m:t>
        </m:r>
      </m:oMath>
      <w:r>
        <w:t xml:space="preserve">) led to improved migration matching except in those cases where the sociality scale </w:t>
      </w:r>
      <m:oMath>
        <m:r>
          <w:rPr>
            <w:rFonts w:ascii="Cambria Math" w:hAnsi="Cambria Math"/>
          </w:rPr>
          <m:t>λ</m:t>
        </m:r>
      </m:oMath>
      <w:r>
        <w:t xml:space="preserve"> was high. Thus, for example, at </w:t>
      </w:r>
      <m:oMath>
        <m:r>
          <w:rPr>
            <w:rFonts w:ascii="Cambria Math" w:hAnsi="Cambria Math"/>
          </w:rPr>
          <m:t>λ=20</m:t>
        </m:r>
      </m:oMath>
      <w:r>
        <w:t xml:space="preserve">, no simulations at </w:t>
      </w:r>
      <m:oMath>
        <m:r>
          <w:rPr>
            <w:rFonts w:ascii="Cambria Math" w:hAnsi="Cambria Math"/>
          </w:rPr>
          <m:t>β&gt;=200</m:t>
        </m:r>
      </m:oMath>
      <w:r>
        <w:t xml:space="preserve"> managed to acquire or maintain a matched migration. However, at </w:t>
      </w:r>
      <m:oMath>
        <m:r>
          <w:rPr>
            <w:rFonts w:ascii="Cambria Math" w:hAnsi="Cambria Math"/>
          </w:rPr>
          <m:t>λ=50</m:t>
        </m:r>
      </m:oMath>
      <w:r>
        <w:t xml:space="preserve"> or </w:t>
      </w:r>
      <m:oMath>
        <m:r>
          <w:rPr>
            <w:rFonts w:ascii="Cambria Math" w:hAnsi="Cambria Math"/>
          </w:rPr>
          <m:t>100</m:t>
        </m:r>
      </m:oMath>
      <w:r>
        <w:t xml:space="preserve">, the migration was slightly better matched at high values of </w:t>
      </w:r>
      <m:oMath>
        <m:r>
          <w:rPr>
            <w:rFonts w:ascii="Cambria Math" w:hAnsi="Cambria Math"/>
          </w:rPr>
          <m:t>β</m:t>
        </m:r>
      </m:oMath>
      <w:r>
        <w:t xml:space="preserve">. (Fig. </w:t>
      </w:r>
      <w:r>
        <w:rPr>
          <w:b/>
        </w:rPr>
        <w:t>X</w:t>
      </w:r>
      <w:r>
        <w:t>) The spatial extent of the swarm was a remarkably significant variable. Smaller swarms were able to match migration only at low values of social attraction (</w:t>
      </w:r>
      <m:oMath>
        <m:r>
          <w:rPr>
            <w:rFonts w:ascii="Cambria Math" w:hAnsi="Cambria Math"/>
          </w:rPr>
          <m:t>β=200</m:t>
        </m:r>
      </m:oMath>
      <w:r>
        <w:t>), and relatively high values of resource attraction (</w:t>
      </w:r>
      <m:oMath>
        <m:r>
          <w:rPr>
            <w:rFonts w:ascii="Cambria Math" w:hAnsi="Cambria Math"/>
          </w:rPr>
          <m:t>α≥600</m:t>
        </m:r>
      </m:oMath>
      <w:r>
        <w:t>).</w:t>
      </w:r>
      <w:commentRangeEnd w:id="76"/>
      <w:r w:rsidR="00600F06">
        <w:rPr>
          <w:rStyle w:val="CommentReference"/>
        </w:rPr>
        <w:commentReference w:id="76"/>
      </w:r>
    </w:p>
    <w:p w14:paraId="51A9FF7B" w14:textId="77777777" w:rsidR="009C258A" w:rsidRDefault="000644CF">
      <w:pPr>
        <w:pStyle w:val="BodyText"/>
      </w:pPr>
      <w:r>
        <w:t xml:space="preserve">Random forest analyses, whether on the log of total mismatch or on the classification of a perfect match, uniformly show that the most important variables (Breiman 2001) were </w:t>
      </w:r>
      <m:oMath>
        <m:r>
          <w:rPr>
            <w:rFonts w:ascii="Cambria Math" w:hAnsi="Cambria Math"/>
          </w:rPr>
          <m:t>α</m:t>
        </m:r>
      </m:oMath>
      <w:r>
        <w:t xml:space="preserve"> and </w:t>
      </w:r>
      <m:oMath>
        <m:r>
          <w:rPr>
            <w:rFonts w:ascii="Cambria Math" w:hAnsi="Cambria Math"/>
          </w:rPr>
          <m:t>λ</m:t>
        </m:r>
      </m:oMath>
      <w:r>
        <w:t xml:space="preserve"> (4.14 and 4.02 proportional increase in MSE), and the least important was </w:t>
      </w:r>
      <m:oMath>
        <m:sSub>
          <m:sSubPr>
            <m:ctrlPr>
              <w:rPr>
                <w:rFonts w:ascii="Cambria Math" w:hAnsi="Cambria Math"/>
              </w:rPr>
            </m:ctrlPr>
          </m:sSubPr>
          <m:e>
            <m:r>
              <w:rPr>
                <w:rFonts w:ascii="Cambria Math" w:hAnsi="Cambria Math"/>
              </w:rPr>
              <m:t>σ</m:t>
            </m:r>
          </m:e>
          <m:sub>
            <m:r>
              <w:rPr>
                <w:rFonts w:ascii="Cambria Math" w:hAnsi="Cambria Math"/>
              </w:rPr>
              <m:t>t</m:t>
            </m:r>
          </m:sub>
        </m:sSub>
      </m:oMath>
      <w:r>
        <w:t xml:space="preserve">, with a 0.5 proportional increase (table </w:t>
      </w:r>
      <w:r>
        <w:rPr>
          <w:b/>
        </w:rPr>
        <w:t>X</w:t>
      </w:r>
      <w:r>
        <w:t>).</w:t>
      </w:r>
    </w:p>
    <w:p w14:paraId="01BAFBDC" w14:textId="77777777" w:rsidR="009C258A" w:rsidRDefault="000644CF">
      <w:pPr>
        <w:pStyle w:val="BodyText"/>
      </w:pPr>
      <w:r>
        <w:t xml:space="preserve">Overall, foraging efficiency was strongly correlated with migration matching, as expected. At high mismatch (&gt; 50), foraging efficiency was low (mean 0.29, s.d. 0.16) compared to the near-perfect matching migrations (mean 0.58, s.d. 0.14). However, somewhat higher mismatch (1 to 5) showed an even higher overall foraging efficiency (mean 0.62, s.d. 0.18 - see also Figure </w:t>
      </w:r>
      <w:r>
        <w:rPr>
          <w:b/>
        </w:rPr>
        <w:t>X</w:t>
      </w:r>
      <w:r>
        <w:t>).</w:t>
      </w:r>
    </w:p>
    <w:p w14:paraId="7D5CE928" w14:textId="58992572" w:rsidR="009C258A" w:rsidRDefault="000644CF">
      <w:pPr>
        <w:pStyle w:val="BodyText"/>
      </w:pPr>
      <w:commentRangeStart w:id="77"/>
      <w:r>
        <w:rPr>
          <w:noProof/>
        </w:rPr>
        <w:lastRenderedPageBreak/>
        <w:drawing>
          <wp:inline distT="0" distB="0" distL="0" distR="0" wp14:anchorId="12B24311" wp14:editId="5BC3948D">
            <wp:extent cx="5334000" cy="2807368"/>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StabilityResults.png"/>
                    <pic:cNvPicPr>
                      <a:picLocks noChangeAspect="1" noChangeArrowheads="1"/>
                    </pic:cNvPicPr>
                  </pic:nvPicPr>
                  <pic:blipFill>
                    <a:blip r:embed="rId14"/>
                    <a:stretch>
                      <a:fillRect/>
                    </a:stretch>
                  </pic:blipFill>
                  <pic:spPr bwMode="auto">
                    <a:xfrm>
                      <a:off x="0" y="0"/>
                      <a:ext cx="5334000" cy="2807368"/>
                    </a:xfrm>
                    <a:prstGeom prst="rect">
                      <a:avLst/>
                    </a:prstGeom>
                    <a:noFill/>
                    <a:ln w="9525">
                      <a:noFill/>
                      <a:headEnd/>
                      <a:tailEnd/>
                    </a:ln>
                  </pic:spPr>
                </pic:pic>
              </a:graphicData>
            </a:graphic>
          </wp:inline>
        </w:drawing>
      </w:r>
      <w:commentRangeEnd w:id="77"/>
      <w:r w:rsidR="00AA7B3C">
        <w:rPr>
          <w:rStyle w:val="CommentReference"/>
        </w:rPr>
        <w:commentReference w:id="77"/>
      </w:r>
      <w:r>
        <w:t xml:space="preserve"> </w:t>
      </w:r>
      <w:r>
        <w:rPr>
          <w:b/>
        </w:rPr>
        <w:t>Figure 3.</w:t>
      </w:r>
      <w:r>
        <w:t xml:space="preserve"> </w:t>
      </w:r>
      <w:r>
        <w:rPr>
          <w:i/>
        </w:rPr>
        <w:t>Migration phenology matching across six model parameters. Low and high diffusion (</w:t>
      </w:r>
      <m:oMath>
        <m:r>
          <w:rPr>
            <w:rFonts w:ascii="Cambria Math" w:hAnsi="Cambria Math"/>
          </w:rPr>
          <m:t>ϵ=1</m:t>
        </m:r>
      </m:oMath>
      <w:r>
        <w:rPr>
          <w:i/>
        </w:rPr>
        <w:t xml:space="preserve"> and </w:t>
      </w:r>
      <m:oMath>
        <m:r>
          <w:rPr>
            <w:rFonts w:ascii="Cambria Math" w:hAnsi="Cambria Math"/>
          </w:rPr>
          <m:t>8</m:t>
        </m:r>
      </m:oMath>
      <w:r>
        <w:rPr>
          <w:i/>
        </w:rPr>
        <w:t xml:space="preserve"> in upper and lower panel blocks), tight, medium and loose swarms (</w:t>
      </w:r>
      <m:oMath>
        <m:r>
          <w:rPr>
            <w:rFonts w:ascii="Cambria Math" w:hAnsi="Cambria Math"/>
          </w:rPr>
          <m:t>λ=20,50,100</m:t>
        </m:r>
      </m:oMath>
      <w:r>
        <w:rPr>
          <w:i/>
        </w:rPr>
        <w:t xml:space="preserve">) left to right panels. Within each of these blocks, high values of the resource following parmaeters </w:t>
      </w:r>
      <m:oMath>
        <m:r>
          <w:rPr>
            <w:rFonts w:ascii="Cambria Math" w:hAnsi="Cambria Math"/>
          </w:rPr>
          <m:t>α</m:t>
        </m:r>
      </m:oMath>
      <w:r>
        <w:rPr>
          <w:i/>
        </w:rPr>
        <w:t xml:space="preserve"> from 0 to 1000 are left to right, and higher values of the sociality parameter </w:t>
      </w:r>
      <m:oMath>
        <m:r>
          <w:rPr>
            <w:rFonts w:ascii="Cambria Math" w:hAnsi="Cambria Math"/>
          </w:rPr>
          <m:t>β</m:t>
        </m:r>
      </m:oMath>
      <w:r>
        <w:rPr>
          <w:i/>
        </w:rPr>
        <w:t xml:space="preserve"> are bottom to top. Finally, within each of the combinations of </w:t>
      </w:r>
      <m:oMath>
        <m:r>
          <w:rPr>
            <w:rFonts w:ascii="Cambria Math" w:hAnsi="Cambria Math"/>
          </w:rPr>
          <m:t>ϵ,λ,α,β</m:t>
        </m:r>
      </m:oMath>
      <w:r>
        <w:rPr>
          <w:i/>
        </w:rPr>
        <w:t>, we show results ranging across 6 values of resource duration (</w:t>
      </w:r>
      <m:oMath>
        <m:sSub>
          <m:sSubPr>
            <m:ctrlPr>
              <w:rPr>
                <w:rFonts w:ascii="Cambria Math" w:hAnsi="Cambria Math"/>
              </w:rPr>
            </m:ctrlPr>
          </m:sSubPr>
          <m:e>
            <m:r>
              <w:rPr>
                <w:rFonts w:ascii="Cambria Math" w:hAnsi="Cambria Math"/>
              </w:rPr>
              <m:t>σ</m:t>
            </m:r>
          </m:e>
          <m:sub>
            <m:r>
              <w:rPr>
                <w:rFonts w:ascii="Cambria Math" w:hAnsi="Cambria Math"/>
              </w:rPr>
              <m:t>t</m:t>
            </m:r>
          </m:sub>
        </m:sSub>
      </m:oMath>
      <w:r>
        <w:rPr>
          <w:i/>
        </w:rPr>
        <w:t>, 3-15 left to right), and 6 values of resource extent (</w:t>
      </w:r>
      <m:oMath>
        <m:sSub>
          <m:sSubPr>
            <m:ctrlPr>
              <w:rPr>
                <w:rFonts w:ascii="Cambria Math" w:hAnsi="Cambria Math"/>
              </w:rPr>
            </m:ctrlPr>
          </m:sSubPr>
          <m:e>
            <m:r>
              <w:rPr>
                <w:rFonts w:ascii="Cambria Math" w:hAnsi="Cambria Math"/>
              </w:rPr>
              <m:t>σ</m:t>
            </m:r>
          </m:e>
          <m:sub>
            <m:r>
              <w:rPr>
                <w:rFonts w:ascii="Cambria Math" w:hAnsi="Cambria Math"/>
              </w:rPr>
              <m:t>x</m:t>
            </m:r>
          </m:sub>
        </m:sSub>
      </m:oMath>
      <w:r>
        <w:rPr>
          <w:i/>
        </w:rPr>
        <w:t xml:space="preserve">, 3-15 bottom to top), as in the </w:t>
      </w:r>
      <w:del w:id="78" w:author="bfagan" w:date="2021-07-06T22:05:00Z">
        <w:r w:rsidDel="00600F06">
          <w:rPr>
            <w:i/>
          </w:rPr>
          <w:delText>zoomed in</w:delText>
        </w:r>
      </w:del>
      <w:ins w:id="79" w:author="bfagan" w:date="2021-07-06T22:05:00Z">
        <w:r w:rsidR="00600F06">
          <w:rPr>
            <w:i/>
          </w:rPr>
          <w:t>magnified</w:t>
        </w:r>
      </w:ins>
      <w:r>
        <w:rPr>
          <w:i/>
        </w:rPr>
        <w:t xml:space="preserve"> panel at bottom right. Finally, the color scheme reflects the total mismatch, i.e. the sum of the absolute differences between the migration timing and locations from the resource peak.</w:t>
      </w:r>
    </w:p>
    <w:p w14:paraId="70699340" w14:textId="77777777" w:rsidR="009C258A" w:rsidRDefault="000644CF">
      <w:pPr>
        <w:pStyle w:val="BodyText"/>
      </w:pPr>
      <w:r>
        <w:rPr>
          <w:noProof/>
        </w:rPr>
        <w:drawing>
          <wp:inline distT="0" distB="0" distL="0" distR="0" wp14:anchorId="7926D9F5" wp14:editId="62848C0E">
            <wp:extent cx="5334000" cy="2000249"/>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ForagingEfficiency.png"/>
                    <pic:cNvPicPr>
                      <a:picLocks noChangeAspect="1" noChangeArrowheads="1"/>
                    </pic:cNvPicPr>
                  </pic:nvPicPr>
                  <pic:blipFill>
                    <a:blip r:embed="rId15"/>
                    <a:stretch>
                      <a:fillRect/>
                    </a:stretch>
                  </pic:blipFill>
                  <pic:spPr bwMode="auto">
                    <a:xfrm>
                      <a:off x="0" y="0"/>
                      <a:ext cx="5334000" cy="2000249"/>
                    </a:xfrm>
                    <a:prstGeom prst="rect">
                      <a:avLst/>
                    </a:prstGeom>
                    <a:noFill/>
                    <a:ln w="9525">
                      <a:noFill/>
                      <a:headEnd/>
                      <a:tailEnd/>
                    </a:ln>
                  </pic:spPr>
                </pic:pic>
              </a:graphicData>
            </a:graphic>
          </wp:inline>
        </w:drawing>
      </w:r>
    </w:p>
    <w:p w14:paraId="1D42E86D" w14:textId="77777777" w:rsidR="009C258A" w:rsidRDefault="000644CF">
      <w:pPr>
        <w:pStyle w:val="BodyText"/>
      </w:pPr>
      <w:r>
        <w:rPr>
          <w:b/>
        </w:rPr>
        <w:t>Figure 4.</w:t>
      </w:r>
      <w:r>
        <w:t xml:space="preserve"> </w:t>
      </w:r>
      <w:r>
        <w:rPr>
          <w:i/>
        </w:rPr>
        <w:t>Box-plots of foraging efficiency against mismatch across several values of foraging patch duration.</w:t>
      </w:r>
    </w:p>
    <w:p w14:paraId="2ADB5FE9" w14:textId="77777777" w:rsidR="009C258A" w:rsidRDefault="000644CF">
      <w:pPr>
        <w:pStyle w:val="Heading2"/>
      </w:pPr>
      <w:bookmarkStart w:id="80" w:name="learning-to-migrate"/>
      <w:bookmarkEnd w:id="69"/>
      <w:r>
        <w:lastRenderedPageBreak/>
        <w:t>Learning to migrate</w:t>
      </w:r>
    </w:p>
    <w:p w14:paraId="3CFB3DF8" w14:textId="6BFCB31C" w:rsidR="009C258A" w:rsidRDefault="000644CF">
      <w:pPr>
        <w:pStyle w:val="FirstParagraph"/>
      </w:pPr>
      <w:commentRangeStart w:id="81"/>
      <w:r>
        <w:rPr>
          <w:noProof/>
        </w:rPr>
        <w:drawing>
          <wp:inline distT="0" distB="0" distL="0" distR="0" wp14:anchorId="11FDDF43" wp14:editId="536ACF93">
            <wp:extent cx="5334000" cy="5334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ures/example2_learningtomigrate.png"/>
                    <pic:cNvPicPr>
                      <a:picLocks noChangeAspect="1" noChangeArrowheads="1"/>
                    </pic:cNvPicPr>
                  </pic:nvPicPr>
                  <pic:blipFill>
                    <a:blip r:embed="rId16"/>
                    <a:stretch>
                      <a:fillRect/>
                    </a:stretch>
                  </pic:blipFill>
                  <pic:spPr bwMode="auto">
                    <a:xfrm>
                      <a:off x="0" y="0"/>
                      <a:ext cx="5334000" cy="5334000"/>
                    </a:xfrm>
                    <a:prstGeom prst="rect">
                      <a:avLst/>
                    </a:prstGeom>
                    <a:noFill/>
                    <a:ln w="9525">
                      <a:noFill/>
                      <a:headEnd/>
                      <a:tailEnd/>
                    </a:ln>
                  </pic:spPr>
                </pic:pic>
              </a:graphicData>
            </a:graphic>
          </wp:inline>
        </w:drawing>
      </w:r>
      <w:commentRangeEnd w:id="81"/>
      <w:r w:rsidR="00286BF4">
        <w:rPr>
          <w:rStyle w:val="CommentReference"/>
        </w:rPr>
        <w:commentReference w:id="81"/>
      </w:r>
      <w:r>
        <w:t xml:space="preserve"> </w:t>
      </w:r>
      <w:r>
        <w:rPr>
          <w:b/>
        </w:rPr>
        <w:t>Figure X.</w:t>
      </w:r>
      <w:r>
        <w:t xml:space="preserve"> </w:t>
      </w:r>
      <w:r>
        <w:rPr>
          <w:i/>
        </w:rPr>
        <w:t>Example of model learning to migrate. The resource is a “weakly drifting” resource and the initial (year 0) condition is non migratory. The simulation was run for 100 years, and a sampling of those years (labeled) are presented in panel a: all years from 0 to 10, followe</w:t>
      </w:r>
      <w:del w:id="82" w:author="bfagan" w:date="2021-07-06T22:20:00Z">
        <w:r w:rsidDel="00286BF4">
          <w:rPr>
            <w:i/>
          </w:rPr>
          <w:delText>r</w:delText>
        </w:r>
      </w:del>
      <w:r>
        <w:rPr>
          <w:i/>
        </w:rPr>
        <w:t>d by</w:t>
      </w:r>
      <w:ins w:id="83" w:author="bfagan" w:date="2021-07-06T22:56:00Z">
        <w:r w:rsidR="00C763A4">
          <w:rPr>
            <w:i/>
          </w:rPr>
          <w:t xml:space="preserve"> years</w:t>
        </w:r>
      </w:ins>
      <w:r>
        <w:rPr>
          <w:i/>
        </w:rPr>
        <w:t xml:space="preserve"> 20, 40 and 100. Otherwise, panels are as in Figure </w:t>
      </w:r>
      <w:del w:id="84" w:author="bfagan" w:date="2021-07-06T22:57:00Z">
        <w:r w:rsidDel="00687395">
          <w:rPr>
            <w:i/>
          </w:rPr>
          <w:delText>1</w:delText>
        </w:r>
      </w:del>
      <w:ins w:id="85" w:author="bfagan" w:date="2021-07-06T22:57:00Z">
        <w:r w:rsidR="00687395">
          <w:rPr>
            <w:i/>
          </w:rPr>
          <w:t>2</w:t>
        </w:r>
      </w:ins>
      <w:r>
        <w:rPr>
          <w:i/>
        </w:rPr>
        <w:t xml:space="preserve">. Parameter values were </w:t>
      </w:r>
      <m:oMath>
        <m:r>
          <w:rPr>
            <w:rFonts w:ascii="Cambria Math" w:hAnsi="Cambria Math"/>
          </w:rPr>
          <m:t>ϵ=5</m:t>
        </m:r>
      </m:oMath>
      <w:r>
        <w:rPr>
          <w:i/>
        </w:rPr>
        <w:t xml:space="preserve">, </w:t>
      </w:r>
      <m:oMath>
        <m:r>
          <w:rPr>
            <w:rFonts w:ascii="Cambria Math" w:hAnsi="Cambria Math"/>
          </w:rPr>
          <m:t>α=500</m:t>
        </m:r>
      </m:oMath>
      <w:r>
        <w:rPr>
          <w:i/>
        </w:rPr>
        <w:t xml:space="preserve"> and </w:t>
      </w:r>
      <m:oMath>
        <m:r>
          <w:rPr>
            <w:rFonts w:ascii="Cambria Math" w:hAnsi="Cambria Math"/>
          </w:rPr>
          <m:t>β=50</m:t>
        </m:r>
      </m:oMath>
      <w:r>
        <w:rPr>
          <w:i/>
        </w:rPr>
        <w:t>.</w:t>
      </w:r>
    </w:p>
    <w:p w14:paraId="0D852226" w14:textId="33F7DF42" w:rsidR="009C258A" w:rsidRDefault="000644CF">
      <w:pPr>
        <w:pStyle w:val="BodyText"/>
      </w:pPr>
      <w:r>
        <w:t xml:space="preserve">Figure </w:t>
      </w:r>
      <w:r>
        <w:rPr>
          <w:b/>
        </w:rPr>
        <w:t>X</w:t>
      </w:r>
      <w:r>
        <w:t xml:space="preserve"> illustrates the ability of the model </w:t>
      </w:r>
      <w:ins w:id="86" w:author="bfagan" w:date="2021-07-06T22:57:00Z">
        <w:r w:rsidR="00687395">
          <w:t xml:space="preserve">animals </w:t>
        </w:r>
      </w:ins>
      <w:r>
        <w:t xml:space="preserve">to learn to migrate in a weakly drifting resource environment with a narrow pulse of resource peaking at 50 and -50, but a uniform distribution of resource at times 0 and 50. In order to learn to migrate, the system needed to have a higher exploratory impulse (higher diffusion constant </w:t>
      </w:r>
      <m:oMath>
        <m:r>
          <w:rPr>
            <w:rFonts w:ascii="Cambria Math" w:hAnsi="Cambria Math"/>
          </w:rPr>
          <m:t>ϵ</m:t>
        </m:r>
      </m:oMath>
      <w:r>
        <w:t xml:space="preserve">), a stronger resource advection (higher </w:t>
      </w:r>
      <m:oMath>
        <m:r>
          <w:rPr>
            <w:rFonts w:ascii="Cambria Math" w:hAnsi="Cambria Math"/>
          </w:rPr>
          <m:t>α</m:t>
        </m:r>
      </m:oMath>
      <w:r>
        <w:t>)</w:t>
      </w:r>
      <w:ins w:id="87" w:author="bfagan" w:date="2021-07-06T22:57:00Z">
        <w:r w:rsidR="00687395">
          <w:t>,</w:t>
        </w:r>
      </w:ins>
      <w:r>
        <w:t xml:space="preserve"> and somewhat weaker sociality (lower </w:t>
      </w:r>
      <m:oMath>
        <m:r>
          <w:rPr>
            <w:rFonts w:ascii="Cambria Math" w:hAnsi="Cambria Math"/>
          </w:rPr>
          <m:t>β</m:t>
        </m:r>
      </m:oMath>
      <w:r>
        <w:t xml:space="preserve">). </w:t>
      </w:r>
      <w:commentRangeStart w:id="88"/>
      <w:r>
        <w:t xml:space="preserve">The qualitative behavior of this process was to start drifting northward, while slowly developing a weak southward pulse in winter as well. After first locking in on the summer resource, the </w:t>
      </w:r>
      <w:r>
        <w:lastRenderedPageBreak/>
        <w:t>southward migration, driven both by high diffusion and high resource following, slowly extended itself until both narrow peaks of resource could be reached consistently.</w:t>
      </w:r>
      <w:commentRangeEnd w:id="88"/>
      <w:r w:rsidR="00286BF4">
        <w:rPr>
          <w:rStyle w:val="CommentReference"/>
        </w:rPr>
        <w:commentReference w:id="88"/>
      </w:r>
    </w:p>
    <w:p w14:paraId="477BB11E" w14:textId="66020177" w:rsidR="009C258A" w:rsidRDefault="000644CF">
      <w:pPr>
        <w:pStyle w:val="BodyText"/>
      </w:pPr>
      <w:r>
        <w:t xml:space="preserve">The model had, in general, a difficult time learning migration from a non-migratory initial condition. Thus, out of 4047 successful runs, only 4 attained mismatch below 1, and 130 below 5 (Appendix Figure </w:t>
      </w:r>
      <w:r>
        <w:rPr>
          <w:b/>
        </w:rPr>
        <w:t>Z</w:t>
      </w:r>
      <w:r>
        <w:t xml:space="preserve">). Conditions that were more conducive to learning migration were pulses of </w:t>
      </w:r>
      <w:r>
        <w:rPr>
          <w:i/>
        </w:rPr>
        <w:t>longer</w:t>
      </w:r>
      <w:r>
        <w:t xml:space="preserve"> duration (high </w:t>
      </w:r>
      <m:oMath>
        <m:sSub>
          <m:sSubPr>
            <m:ctrlPr>
              <w:rPr>
                <w:rFonts w:ascii="Cambria Math" w:hAnsi="Cambria Math"/>
              </w:rPr>
            </m:ctrlPr>
          </m:sSubPr>
          <m:e>
            <m:r>
              <w:rPr>
                <w:rFonts w:ascii="Cambria Math" w:hAnsi="Cambria Math"/>
              </w:rPr>
              <m:t>σ</m:t>
            </m:r>
          </m:e>
          <m:sub>
            <m:r>
              <w:rPr>
                <w:rFonts w:ascii="Cambria Math" w:hAnsi="Cambria Math"/>
              </w:rPr>
              <m:t>t</m:t>
            </m:r>
          </m:sub>
        </m:sSub>
      </m:oMath>
      <w:r>
        <w:t xml:space="preserve">), but </w:t>
      </w:r>
      <w:r>
        <w:rPr>
          <w:i/>
        </w:rPr>
        <w:t>smaller</w:t>
      </w:r>
      <w:r>
        <w:t xml:space="preserve"> in scope (low </w:t>
      </w:r>
      <m:oMath>
        <m:sSub>
          <m:sSubPr>
            <m:ctrlPr>
              <w:rPr>
                <w:rFonts w:ascii="Cambria Math" w:hAnsi="Cambria Math"/>
              </w:rPr>
            </m:ctrlPr>
          </m:sSubPr>
          <m:e>
            <m:r>
              <w:rPr>
                <w:rFonts w:ascii="Cambria Math" w:hAnsi="Cambria Math"/>
              </w:rPr>
              <m:t>σ</m:t>
            </m:r>
          </m:e>
          <m:sub>
            <m:r>
              <w:rPr>
                <w:rFonts w:ascii="Cambria Math" w:hAnsi="Cambria Math"/>
              </w:rPr>
              <m:t>x</m:t>
            </m:r>
          </m:sub>
        </m:sSub>
      </m:oMath>
      <w:r>
        <w:t>)</w:t>
      </w:r>
      <w:del w:id="89" w:author="bfagan" w:date="2021-07-06T22:23:00Z">
        <w:r w:rsidDel="00286BF4">
          <w:delText xml:space="preserve">. but narrow spatial extent (low </w:delText>
        </w:r>
        <m:oMath>
          <m:sSub>
            <m:sSubPr>
              <m:ctrlPr>
                <w:rPr>
                  <w:rFonts w:ascii="Cambria Math" w:hAnsi="Cambria Math"/>
                </w:rPr>
              </m:ctrlPr>
            </m:sSubPr>
            <m:e>
              <m:r>
                <w:rPr>
                  <w:rFonts w:ascii="Cambria Math" w:hAnsi="Cambria Math"/>
                </w:rPr>
                <m:t>σ</m:t>
              </m:r>
            </m:e>
            <m:sub>
              <m:r>
                <w:rPr>
                  <w:rFonts w:ascii="Cambria Math" w:hAnsi="Cambria Math"/>
                </w:rPr>
                <m:t>x</m:t>
              </m:r>
            </m:sub>
          </m:sSub>
        </m:oMath>
        <w:r w:rsidDel="00286BF4">
          <w:delText>)</w:delText>
        </w:r>
      </w:del>
      <w:r>
        <w:t>, suggesting that the feedback that encourages migration needs to be compact but long enough in duration to lock in to the memory.</w:t>
      </w:r>
    </w:p>
    <w:p w14:paraId="6F46B745" w14:textId="77777777" w:rsidR="009C258A" w:rsidRDefault="000644CF">
      <w:pPr>
        <w:pStyle w:val="Heading2"/>
      </w:pPr>
      <w:bookmarkStart w:id="90" w:name="adapting-to-climate-change"/>
      <w:bookmarkEnd w:id="80"/>
      <w:r>
        <w:t>Adapting to climate change</w:t>
      </w:r>
    </w:p>
    <w:p w14:paraId="06F1B713" w14:textId="77777777" w:rsidR="009C258A" w:rsidRDefault="000644CF">
      <w:pPr>
        <w:pStyle w:val="FirstParagraph"/>
      </w:pPr>
      <w:r>
        <w:rPr>
          <w:noProof/>
        </w:rPr>
        <w:drawing>
          <wp:inline distT="0" distB="0" distL="0" distR="0" wp14:anchorId="43AA2A1F" wp14:editId="721EBA6E">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s/SpatialClimateChange.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020901B0" w14:textId="7B93FB6F" w:rsidR="009C258A" w:rsidRDefault="000644CF">
      <w:pPr>
        <w:pStyle w:val="BodyText"/>
      </w:pPr>
      <w:r>
        <w:rPr>
          <w:b/>
        </w:rPr>
        <w:t>Figure Z.</w:t>
      </w:r>
      <w:r>
        <w:t xml:space="preserve"> </w:t>
      </w:r>
      <w:r>
        <w:rPr>
          <w:i/>
        </w:rPr>
        <w:t xml:space="preserve">Adaptation to a steadily drifting resource. In three scenarios, the spatial coordinates of the resource drift by 0.25, 0.5, and 1 unit per year (top to bottom, respectively). The y-axis is the index of spatial </w:t>
      </w:r>
      <w:del w:id="91" w:author="bfagan" w:date="2021-07-06T22:24:00Z">
        <w:r w:rsidDel="00286BF4">
          <w:rPr>
            <w:i/>
          </w:rPr>
          <w:delText xml:space="preserve">adaptiation </w:delText>
        </w:r>
      </w:del>
      <w:ins w:id="92" w:author="bfagan" w:date="2021-07-06T22:24:00Z">
        <w:r w:rsidR="00286BF4">
          <w:rPr>
            <w:i/>
          </w:rPr>
          <w:t xml:space="preserve">adaptation </w:t>
        </w:r>
      </w:ins>
      <w:r>
        <w:rPr>
          <w:i/>
        </w:rPr>
        <w:t xml:space="preserve">(SA), i.e. the trend of the memory-driven migration divided by the resource drift trend. Values near 1 indicate a behavior that keeps up with climate change, values near indicate no change in migration behavior, and negative values indicate a trend that is opposite to the climate trend. We compare across </w:t>
      </w:r>
      <w:del w:id="93" w:author="bfagan" w:date="2021-07-06T22:24:00Z">
        <w:r w:rsidDel="00286BF4">
          <w:rPr>
            <w:i/>
          </w:rPr>
          <w:delText xml:space="preserve">varying </w:delText>
        </w:r>
      </w:del>
      <w:r>
        <w:rPr>
          <w:i/>
        </w:rPr>
        <w:t>spatial scales of sociality (</w:t>
      </w:r>
      <m:oMath>
        <m:r>
          <w:rPr>
            <w:rFonts w:ascii="Cambria Math" w:hAnsi="Cambria Math"/>
          </w:rPr>
          <m:t>λ</m:t>
        </m:r>
      </m:oMath>
      <w:r>
        <w:rPr>
          <w:i/>
        </w:rPr>
        <w:t xml:space="preserve"> - x-axis), for low and high values resource following (</w:t>
      </w:r>
      <m:oMath>
        <m:r>
          <w:rPr>
            <w:rFonts w:ascii="Cambria Math" w:hAnsi="Cambria Math"/>
          </w:rPr>
          <m:t>α=400</m:t>
        </m:r>
      </m:oMath>
      <w:r>
        <w:rPr>
          <w:i/>
        </w:rPr>
        <w:t xml:space="preserve"> and </w:t>
      </w:r>
      <m:oMath>
        <m:r>
          <w:rPr>
            <w:rFonts w:ascii="Cambria Math" w:hAnsi="Cambria Math"/>
          </w:rPr>
          <m:t>100</m:t>
        </m:r>
      </m:oMath>
      <w:r>
        <w:rPr>
          <w:i/>
        </w:rPr>
        <w:t xml:space="preserve"> - orange and blue dots) and low and high values of sociality (</w:t>
      </w:r>
      <m:oMath>
        <m:r>
          <w:rPr>
            <w:rFonts w:ascii="Cambria Math" w:hAnsi="Cambria Math"/>
          </w:rPr>
          <m:t>β=100</m:t>
        </m:r>
      </m:oMath>
      <w:r>
        <w:rPr>
          <w:i/>
        </w:rPr>
        <w:t xml:space="preserve"> and 400, left and right panels). The size of the circles is proportional to the foraging efficiency of the resulting parameter combinations. Finally, the bottom-right boxplots indicate the final year foraging efficiency </w:t>
      </w:r>
      <w:r>
        <w:rPr>
          <w:i/>
        </w:rPr>
        <w:lastRenderedPageBreak/>
        <w:t xml:space="preserve">against the SA index; purple and blue boxes </w:t>
      </w:r>
      <w:del w:id="94" w:author="bfagan" w:date="2021-07-06T22:25:00Z">
        <w:r w:rsidDel="00881769">
          <w:rPr>
            <w:i/>
          </w:rPr>
          <w:delText xml:space="preserve">indicte </w:delText>
        </w:r>
      </w:del>
      <w:ins w:id="95" w:author="bfagan" w:date="2021-07-06T22:25:00Z">
        <w:r w:rsidR="00881769">
          <w:rPr>
            <w:i/>
          </w:rPr>
          <w:t xml:space="preserve">indicate </w:t>
        </w:r>
      </w:ins>
      <w:r>
        <w:rPr>
          <w:i/>
        </w:rPr>
        <w:t xml:space="preserve">the highest values, </w:t>
      </w:r>
      <w:del w:id="96" w:author="bfagan" w:date="2021-07-06T22:25:00Z">
        <w:r w:rsidDel="00881769">
          <w:rPr>
            <w:i/>
          </w:rPr>
          <w:delText xml:space="preserve">orage </w:delText>
        </w:r>
      </w:del>
      <w:ins w:id="97" w:author="bfagan" w:date="2021-07-06T22:25:00Z">
        <w:r w:rsidR="00881769">
          <w:rPr>
            <w:i/>
          </w:rPr>
          <w:t xml:space="preserve">orange </w:t>
        </w:r>
      </w:ins>
      <w:r>
        <w:rPr>
          <w:i/>
        </w:rPr>
        <w:t>and grey lower values.</w:t>
      </w:r>
    </w:p>
    <w:p w14:paraId="2E926FBE" w14:textId="222F2DB2" w:rsidR="009C258A" w:rsidRDefault="000644CF">
      <w:pPr>
        <w:pStyle w:val="BodyText"/>
      </w:pPr>
      <w:r>
        <w:t>To assess the ability of the system to adapt to a trending climate, we generated scenarios with slow (0.25 units / year), medium (0.5 units / year), and fast (1 unit/year) drift outward of the two resource pulses. We then assessed 40 parameter combinations for each of those scenarios</w:t>
      </w:r>
      <w:ins w:id="98" w:author="bfagan" w:date="2021-07-06T22:27:00Z">
        <w:r w:rsidR="00881769">
          <w:t>:</w:t>
        </w:r>
      </w:ins>
      <w:del w:id="99" w:author="bfagan" w:date="2021-07-06T22:27:00Z">
        <w:r w:rsidDel="00881769">
          <w:delText>,</w:delText>
        </w:r>
      </w:del>
      <w:r>
        <w:t xml:space="preserve"> a high and low value of resource following (</w:t>
      </w:r>
      <m:oMath>
        <m:r>
          <w:rPr>
            <w:rFonts w:ascii="Cambria Math" w:hAnsi="Cambria Math"/>
          </w:rPr>
          <m:t>α=400</m:t>
        </m:r>
      </m:oMath>
      <w:r>
        <w:t xml:space="preserve"> and </w:t>
      </w:r>
      <m:oMath>
        <m:r>
          <w:rPr>
            <w:rFonts w:ascii="Cambria Math" w:hAnsi="Cambria Math"/>
          </w:rPr>
          <m:t>100</m:t>
        </m:r>
      </m:oMath>
      <w:r>
        <w:t>)</w:t>
      </w:r>
      <w:ins w:id="100" w:author="bfagan" w:date="2021-07-06T22:27:00Z">
        <w:r w:rsidR="00881769">
          <w:t xml:space="preserve"> crossed with </w:t>
        </w:r>
      </w:ins>
      <w:del w:id="101" w:author="bfagan" w:date="2021-07-06T22:27:00Z">
        <w:r w:rsidDel="00881769">
          <w:delText xml:space="preserve">, </w:delText>
        </w:r>
      </w:del>
      <w:r>
        <w:t>a high and low value of sociality (</w:t>
      </w:r>
      <m:oMath>
        <m:r>
          <w:rPr>
            <w:rFonts w:ascii="Cambria Math" w:hAnsi="Cambria Math"/>
          </w:rPr>
          <m:t>β=400</m:t>
        </m:r>
      </m:oMath>
      <w:r>
        <w:t xml:space="preserve"> and </w:t>
      </w:r>
      <m:oMath>
        <m:r>
          <w:rPr>
            <w:rFonts w:ascii="Cambria Math" w:hAnsi="Cambria Math"/>
          </w:rPr>
          <m:t>100</m:t>
        </m:r>
      </m:oMath>
      <w:r>
        <w:t>)</w:t>
      </w:r>
      <w:ins w:id="102" w:author="bfagan" w:date="2021-07-06T22:27:00Z">
        <w:r w:rsidR="00881769">
          <w:t xml:space="preserve"> crossed with </w:t>
        </w:r>
      </w:ins>
      <w:del w:id="103" w:author="bfagan" w:date="2021-07-06T22:27:00Z">
        <w:r w:rsidDel="00881769">
          <w:delText xml:space="preserve">, and </w:delText>
        </w:r>
      </w:del>
      <w:r>
        <w:t>10 values of the spatial scale of sociality (</w:t>
      </w:r>
      <m:oMath>
        <m:r>
          <w:rPr>
            <w:rFonts w:ascii="Cambria Math" w:hAnsi="Cambria Math"/>
          </w:rPr>
          <m:t>λ=20</m:t>
        </m:r>
      </m:oMath>
      <w:r>
        <w:t xml:space="preserve"> to </w:t>
      </w:r>
      <m:oMath>
        <m:r>
          <w:rPr>
            <w:rFonts w:ascii="Cambria Math" w:hAnsi="Cambria Math"/>
          </w:rPr>
          <m:t>200</m:t>
        </m:r>
      </m:oMath>
      <w:r>
        <w:t xml:space="preserve">). The spatial and temporal scale of the resource pulses were fixed to a relatively “easy” to adapt to </w:t>
      </w:r>
      <m:oMath>
        <m:sSub>
          <m:sSubPr>
            <m:ctrlPr>
              <w:rPr>
                <w:rFonts w:ascii="Cambria Math" w:hAnsi="Cambria Math"/>
              </w:rPr>
            </m:ctrlPr>
          </m:sSubPr>
          <m:e>
            <m:r>
              <w:rPr>
                <w:rFonts w:ascii="Cambria Math" w:hAnsi="Cambria Math"/>
              </w:rPr>
              <m:t>σ</m:t>
            </m:r>
          </m:e>
          <m:sub>
            <m:r>
              <w:rPr>
                <w:rFonts w:ascii="Cambria Math" w:hAnsi="Cambria Math"/>
              </w:rPr>
              <m:t>x</m:t>
            </m:r>
          </m:sub>
        </m:sSub>
        <m:r>
          <w:rPr>
            <w:rFonts w:ascii="Cambria Math" w:hAnsi="Cambria Math"/>
          </w:rPr>
          <m:t>=12</m:t>
        </m:r>
      </m:oMath>
      <w:r>
        <w:t xml:space="preserve"> and </w:t>
      </w:r>
      <m:oMath>
        <m:sSub>
          <m:sSubPr>
            <m:ctrlPr>
              <w:rPr>
                <w:rFonts w:ascii="Cambria Math" w:hAnsi="Cambria Math"/>
              </w:rPr>
            </m:ctrlPr>
          </m:sSubPr>
          <m:e>
            <m:r>
              <w:rPr>
                <w:rFonts w:ascii="Cambria Math" w:hAnsi="Cambria Math"/>
              </w:rPr>
              <m:t>σ</m:t>
            </m:r>
          </m:e>
          <m:sub>
            <m:r>
              <w:rPr>
                <w:rFonts w:ascii="Cambria Math" w:hAnsi="Cambria Math"/>
              </w:rPr>
              <m:t>t</m:t>
            </m:r>
          </m:sub>
        </m:sSub>
        <m:r>
          <w:rPr>
            <w:rFonts w:ascii="Cambria Math" w:hAnsi="Cambria Math"/>
          </w:rPr>
          <m:t>=6</m:t>
        </m:r>
      </m:oMath>
      <w:r>
        <w:t xml:space="preserve">. We computed the adaptation index and foraging efficiency for each of the 120 runs (figure </w:t>
      </w:r>
      <w:r>
        <w:rPr>
          <w:b/>
        </w:rPr>
        <w:t>Z</w:t>
      </w:r>
      <w:r>
        <w:t xml:space="preserve">). We were interested in the dynamics against </w:t>
      </w:r>
      <m:oMath>
        <m:r>
          <w:rPr>
            <w:rFonts w:ascii="Cambria Math" w:hAnsi="Cambria Math"/>
          </w:rPr>
          <m:t>λ</m:t>
        </m:r>
      </m:oMath>
      <w:r>
        <w:t xml:space="preserve"> due to the uniformly high importance of this parameter for determining the success of this process to match migration in steady states.</w:t>
      </w:r>
    </w:p>
    <w:p w14:paraId="42D58559" w14:textId="77777777" w:rsidR="009C258A" w:rsidRDefault="000644CF">
      <w:pPr>
        <w:pStyle w:val="BodyText"/>
      </w:pPr>
      <w:r>
        <w:t>As figure Z shows, higher values of resource following (</w:t>
      </w:r>
      <m:oMath>
        <m:r>
          <w:rPr>
            <w:rFonts w:ascii="Cambria Math" w:hAnsi="Cambria Math"/>
          </w:rPr>
          <m:t>α=400</m:t>
        </m:r>
      </m:oMath>
      <w:r>
        <w:t>; orange circles) are nearly universally better for keeping up with climate change (SA values near 1). Furthermore, when combined with high sociality (</w:t>
      </w:r>
      <m:oMath>
        <m:r>
          <w:rPr>
            <w:rFonts w:ascii="Cambria Math" w:hAnsi="Cambria Math"/>
          </w:rPr>
          <m:t>β=400</m:t>
        </m:r>
      </m:oMath>
      <w:r>
        <w:t>; right panels), nearly all parameter combinations do a fairly good job keeping up with climate change (SA values ranging between 0.53 and 0.85 for a swarm size greater than 50). However, that maximum value is still less than 1, suggesting that truly matching a steadily drifting trend is very difficult. Small swarms (</w:t>
      </w:r>
      <m:oMath>
        <m:r>
          <w:rPr>
            <w:rFonts w:ascii="Cambria Math" w:hAnsi="Cambria Math"/>
          </w:rPr>
          <m:t>λ&lt;50</m:t>
        </m:r>
      </m:oMath>
      <w:r>
        <w:t>) have a very hard time adapting when the social attraction is high, but do fairly well when social attraction is lower. But larger sized swarms do progressively worse across more parameterizations, e.g. in the most rapid climate change scenario, the SA drops from 0.83 to -0.13 as the swarm increases in size from 40 to 200 (essentially, the entire spatial domain).</w:t>
      </w:r>
    </w:p>
    <w:p w14:paraId="14697017" w14:textId="23D1FA60" w:rsidR="009C258A" w:rsidRDefault="000644CF">
      <w:pPr>
        <w:pStyle w:val="BodyText"/>
      </w:pPr>
      <w:r>
        <w:t>A rather more dramatic pattern is visible for the lower foraging attraction scenario (</w:t>
      </w:r>
      <m:oMath>
        <m:r>
          <w:rPr>
            <w:rFonts w:ascii="Cambria Math" w:hAnsi="Cambria Math"/>
          </w:rPr>
          <m:t>α=100</m:t>
        </m:r>
      </m:oMath>
      <w:r>
        <w:t xml:space="preserve">; blue circles). Notably, no parameter combination at this value </w:t>
      </w:r>
      <w:ins w:id="104" w:author="bfagan" w:date="2021-07-06T22:29:00Z">
        <w:r w:rsidR="00881769">
          <w:t xml:space="preserve">comes close to keeping </w:t>
        </w:r>
      </w:ins>
      <w:del w:id="105" w:author="bfagan" w:date="2021-07-06T22:29:00Z">
        <w:r w:rsidDel="00881769">
          <w:delText xml:space="preserve">can remotely keep </w:delText>
        </w:r>
      </w:del>
      <w:r>
        <w:t xml:space="preserve">up with the rapid climate change (SA range -0.64 to 0.13). For slower climate change, however, there is a window of values for the swarm size - relatively small, between 40 and 80, where the SA </w:t>
      </w:r>
      <w:r>
        <w:rPr>
          <w:i/>
        </w:rPr>
        <w:t>exceeds</w:t>
      </w:r>
      <w:r>
        <w:t xml:space="preserve"> 1, and then crashing quite rapidly to negative values of SA as that swarm size increases. These “super-adapting” processes indicate a unique sweet spot where a swarm is large enough to capture and adapt to the drifting resource, but not so large that the information gathered in a given year is too weak to adjust the migratory behavior in a following year.</w:t>
      </w:r>
    </w:p>
    <w:p w14:paraId="2BFDE425" w14:textId="77777777" w:rsidR="009C258A" w:rsidRDefault="000644CF">
      <w:pPr>
        <w:pStyle w:val="BodyText"/>
      </w:pPr>
      <w:r>
        <w:t>As anticipated, better adaptation to the drifting resource correlated strongly with higher foraging efficiency (inset boxplots).</w:t>
      </w:r>
    </w:p>
    <w:p w14:paraId="46262559" w14:textId="77777777" w:rsidR="009C258A" w:rsidRDefault="000644CF">
      <w:pPr>
        <w:pStyle w:val="Heading2"/>
      </w:pPr>
      <w:bookmarkStart w:id="106" w:name="X47316e64f034323cdc1fcf330abe85a1477d716"/>
      <w:bookmarkEnd w:id="90"/>
      <w:commentRangeStart w:id="107"/>
      <w:r>
        <w:t>Role of reference memory in adapting to stochasticity</w:t>
      </w:r>
    </w:p>
    <w:p w14:paraId="4073B33B" w14:textId="77777777" w:rsidR="009C258A" w:rsidRDefault="000644CF">
      <w:pPr>
        <w:pStyle w:val="FirstParagraph"/>
      </w:pPr>
      <w:r>
        <w:rPr>
          <w:i/>
        </w:rPr>
        <w:t>This section still rough</w:t>
      </w:r>
    </w:p>
    <w:p w14:paraId="31AFA77D" w14:textId="77777777" w:rsidR="009C258A" w:rsidRDefault="000644CF">
      <w:pPr>
        <w:pStyle w:val="BodyText"/>
      </w:pPr>
      <w:r>
        <w:t xml:space="preserve">We ran simulations with various levels of stochasticity (inter-annual standard deviation in location of resource pulse 3, 6, and 12) notably against various values of reference memory </w:t>
      </w:r>
      <m:oMath>
        <m:r>
          <w:rPr>
            <w:rFonts w:ascii="Cambria Math" w:hAnsi="Cambria Math"/>
          </w:rPr>
          <m:t>κ</m:t>
        </m:r>
      </m:oMath>
      <w:r>
        <w:t xml:space="preserve">, where </w:t>
      </w:r>
      <m:oMath>
        <m:r>
          <w:rPr>
            <w:rFonts w:ascii="Cambria Math" w:hAnsi="Cambria Math"/>
          </w:rPr>
          <m:t>κ=0</m:t>
        </m:r>
      </m:oMath>
      <w:r>
        <w:t xml:space="preserve"> refers to only recent memory, and </w:t>
      </w:r>
      <m:oMath>
        <m:r>
          <w:rPr>
            <w:rFonts w:ascii="Cambria Math" w:hAnsi="Cambria Math"/>
          </w:rPr>
          <m:t>κ=1</m:t>
        </m:r>
      </m:oMath>
      <w:r>
        <w:t xml:space="preserve"> refers to all reference memory, i.e. that never updates. We ran simulations for 20 years with constant resource to stabilize, and then for 30 more years to let the process evolve. In all cases, unsurprisingly, the </w:t>
      </w:r>
      <w:r>
        <w:lastRenderedPageBreak/>
        <w:t xml:space="preserve">conservative </w:t>
      </w:r>
      <m:oMath>
        <m:r>
          <w:rPr>
            <w:rFonts w:ascii="Cambria Math" w:hAnsi="Cambria Math"/>
          </w:rPr>
          <m:t>κ=1</m:t>
        </m:r>
      </m:oMath>
      <w:r>
        <w:t xml:space="preserve"> limit yielded the highest interannual foraging efficiency (see figure ZZ below).</w:t>
      </w:r>
    </w:p>
    <w:p w14:paraId="3AB94412" w14:textId="77777777" w:rsidR="009C258A" w:rsidRDefault="000644CF">
      <w:pPr>
        <w:pStyle w:val="BodyText"/>
      </w:pPr>
      <w:r>
        <w:rPr>
          <w:noProof/>
        </w:rPr>
        <w:drawing>
          <wp:inline distT="0" distB="0" distL="0" distR="0" wp14:anchorId="1FE2FFA1" wp14:editId="62758C18">
            <wp:extent cx="4620126" cy="369610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ms_files/figure-docx/KappaPlot1-1.png"/>
                    <pic:cNvPicPr>
                      <a:picLocks noChangeAspect="1" noChangeArrowheads="1"/>
                    </pic:cNvPicPr>
                  </pic:nvPicPr>
                  <pic:blipFill>
                    <a:blip r:embed="rId18"/>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rPr>
          <w:b/>
        </w:rPr>
        <w:t>Figure ZZ.</w:t>
      </w:r>
      <w:r>
        <w:t xml:space="preserve"> (</w:t>
      </w:r>
      <w:r>
        <w:rPr>
          <w:i/>
        </w:rPr>
        <w:t>to be refined</w:t>
      </w:r>
      <w:r>
        <w:t xml:space="preserve">) </w:t>
      </w:r>
      <w:r>
        <w:rPr>
          <w:i/>
        </w:rPr>
        <w:t>Results of foraging efficiency against kappa. Higher stochasticity leads to generally lower efficiency. Higher use of reference memory leads to higher resource efficiency as well.</w:t>
      </w:r>
    </w:p>
    <w:p w14:paraId="70754253" w14:textId="77777777" w:rsidR="009C258A" w:rsidRDefault="000644CF">
      <w:pPr>
        <w:pStyle w:val="BodyText"/>
      </w:pPr>
      <w:r>
        <w:t>The final question (simulations currently runnning) is for a system to deal with BOTH trend AND stochasticity, does an intermediate blending of recent and reference memory improve the outcome?</w:t>
      </w:r>
      <w:commentRangeEnd w:id="107"/>
      <w:r w:rsidR="00881769">
        <w:rPr>
          <w:rStyle w:val="CommentReference"/>
        </w:rPr>
        <w:commentReference w:id="107"/>
      </w:r>
    </w:p>
    <w:p w14:paraId="5D7E578C" w14:textId="77777777" w:rsidR="009C258A" w:rsidRDefault="000644CF">
      <w:pPr>
        <w:pStyle w:val="Heading1"/>
      </w:pPr>
      <w:bookmarkStart w:id="108" w:name="discussion"/>
      <w:bookmarkEnd w:id="60"/>
      <w:bookmarkEnd w:id="106"/>
      <w:r>
        <w:t>Discussion</w:t>
      </w:r>
    </w:p>
    <w:p w14:paraId="52F17731" w14:textId="77777777" w:rsidR="009C258A" w:rsidRDefault="000644CF">
      <w:pPr>
        <w:pStyle w:val="FirstParagraph"/>
      </w:pPr>
      <w:r>
        <w:rPr>
          <w:i/>
        </w:rPr>
        <w:t>Highly sketchy and incomplete. Some odd thoughts here and there.</w:t>
      </w:r>
    </w:p>
    <w:p w14:paraId="14766AC5" w14:textId="5AEA82B9" w:rsidR="009C258A" w:rsidRDefault="000644CF">
      <w:pPr>
        <w:pStyle w:val="BodyText"/>
      </w:pPr>
      <w:r>
        <w:t xml:space="preserve">We found that the relatively straightforward inclusion of a migration-specific memory in a social diffusion-advection framework was sufficient to capture many fundamental phenomena related to migration. In </w:t>
      </w:r>
      <w:del w:id="109" w:author="bfagan" w:date="2021-07-06T22:50:00Z">
        <w:r w:rsidDel="00C647C1">
          <w:delText>essense</w:delText>
        </w:r>
      </w:del>
      <w:ins w:id="110" w:author="bfagan" w:date="2021-07-06T22:50:00Z">
        <w:r w:rsidR="00C647C1">
          <w:t>essence</w:t>
        </w:r>
      </w:ins>
      <w:r>
        <w:t xml:space="preserve">, our model allowed a population </w:t>
      </w:r>
      <w:del w:id="111" w:author="bfagan" w:date="2021-07-06T22:50:00Z">
        <w:r w:rsidDel="00C647C1">
          <w:delText xml:space="preserve">of individuals </w:delText>
        </w:r>
      </w:del>
      <w:r>
        <w:t>with a hybrid migratory and resource following behavior to adjust the migratory behavior based on recent experiences with the resource location. The model, while simple, was able to emulate the successful navigation of an environment with temporally and spatially isolated seasonal resource patches, the spontaneous emergence of a migratory behavior, and intrinsic robustness to changes in those environmental resources, whether as trends or inter-annual stochasticity.</w:t>
      </w:r>
    </w:p>
    <w:p w14:paraId="1DEAC47C" w14:textId="54222EBA" w:rsidR="009C258A" w:rsidRDefault="000644CF">
      <w:pPr>
        <w:pStyle w:val="BodyText"/>
      </w:pPr>
      <w:r>
        <w:lastRenderedPageBreak/>
        <w:t xml:space="preserve">Note, we are interested here entirely in mechanisms that do </w:t>
      </w:r>
      <w:r>
        <w:rPr>
          <w:i/>
        </w:rPr>
        <w:t>not</w:t>
      </w:r>
      <w:r>
        <w:t xml:space="preserve"> correspond to the “green </w:t>
      </w:r>
      <w:ins w:id="112" w:author="bfagan" w:date="2021-07-06T22:51:00Z">
        <w:r w:rsidR="00C647C1">
          <w:t xml:space="preserve">wave </w:t>
        </w:r>
      </w:ins>
      <w:r>
        <w:t>surfing” mechanism, as there is very little trend to surf</w:t>
      </w:r>
      <w:ins w:id="113" w:author="bfagan" w:date="2021-07-06T22:51:00Z">
        <w:r w:rsidR="00C647C1">
          <w:t xml:space="preserve">. We </w:t>
        </w:r>
      </w:ins>
      <w:del w:id="114" w:author="bfagan" w:date="2021-07-06T22:51:00Z">
        <w:r w:rsidDel="00C647C1">
          <w:delText xml:space="preserve">, but </w:delText>
        </w:r>
      </w:del>
      <w:r>
        <w:t xml:space="preserve">consider only </w:t>
      </w:r>
      <w:del w:id="115" w:author="bfagan" w:date="2021-07-06T22:51:00Z">
        <w:r w:rsidDel="00C647C1">
          <w:delText xml:space="preserve">a </w:delText>
        </w:r>
      </w:del>
      <w:r>
        <w:t>necessarily strategic, long-scaled displacements and the way those displacements are modified by experience.</w:t>
      </w:r>
    </w:p>
    <w:p w14:paraId="137B30F5" w14:textId="77777777" w:rsidR="00C647C1" w:rsidRDefault="000644CF">
      <w:pPr>
        <w:pStyle w:val="BodyText"/>
        <w:rPr>
          <w:ins w:id="116" w:author="bfagan" w:date="2021-07-06T22:53:00Z"/>
        </w:rPr>
      </w:pPr>
      <w:r>
        <w:t xml:space="preserve">The ability to migrate </w:t>
      </w:r>
      <w:del w:id="117" w:author="bfagan" w:date="2021-07-06T22:52:00Z">
        <w:r w:rsidDel="00C647C1">
          <w:delText>was highly dependent</w:delText>
        </w:r>
      </w:del>
      <w:ins w:id="118" w:author="bfagan" w:date="2021-07-06T22:52:00Z">
        <w:r w:rsidR="00C647C1">
          <w:t>depended</w:t>
        </w:r>
      </w:ins>
      <w:r>
        <w:t xml:space="preserve"> on the nature of the resource dynamics. In particular, the reinforcement of memory and foraging is strongest when patches are concentrated in time, but relatively large in space. Interestingly, in most essentially stable patterns, the eventual targeted migration arrival time coincided with the </w:t>
      </w:r>
      <w:r>
        <w:rPr>
          <w:i/>
        </w:rPr>
        <w:t>peak</w:t>
      </w:r>
      <w:r>
        <w:t>, rather than</w:t>
      </w:r>
      <w:del w:id="119" w:author="bfagan" w:date="2021-07-06T22:52:00Z">
        <w:r w:rsidDel="00C647C1">
          <w:delText xml:space="preserve">, e.g, </w:delText>
        </w:r>
      </w:del>
      <w:ins w:id="120" w:author="bfagan" w:date="2021-07-06T22:52:00Z">
        <w:r w:rsidR="00C647C1">
          <w:t xml:space="preserve"> </w:t>
        </w:r>
      </w:ins>
      <w:r>
        <w:t>the beginning of the resource dynamic. Ecologically, this indicates that the long-distance social migration behavior may be particularly reinforced when the targeted resource is very sudden (explosive), which is very much the case for the rapid green-up that occurs in high latitudes as the snow recedes even as day length is high, leading to a rapid and intense green-up.</w:t>
      </w:r>
    </w:p>
    <w:p w14:paraId="5280965F" w14:textId="4029825E" w:rsidR="009C258A" w:rsidRDefault="000644CF">
      <w:pPr>
        <w:pStyle w:val="BodyText"/>
      </w:pPr>
      <w:del w:id="121" w:author="bfagan" w:date="2021-07-06T22:53:00Z">
        <w:r w:rsidDel="00C647C1">
          <w:br/>
        </w:r>
      </w:del>
      <w:r>
        <w:t>It is worth considering the assumptions of our model with respect to a biological population. The population is explicitly social and collective, and the memory is a memory that belongs to the entire population. The importance of the spatial scale of the collective was an unexpected and very strong result, suggesting that for a population to adequately learn socially, it must have a large enough exploratory radius to find new information to adapt to, while being small enough that the entire population can then learn from this.</w:t>
      </w:r>
    </w:p>
    <w:p w14:paraId="2A15A5BC" w14:textId="77777777" w:rsidR="009C258A" w:rsidRDefault="000644CF">
      <w:pPr>
        <w:pStyle w:val="BodyText"/>
      </w:pPr>
      <w:r>
        <w:t>Our model is somewhat similar to an evolutionary individual-based model (Anderson et al. 2013), which showed that some inherent phenotypic plasticity is required to hedge both against persistent trends and increased stochasticity of resource distributions, but at the risk of sub-optimal access to resources (Anderson et al. 2013).</w:t>
      </w:r>
    </w:p>
    <w:p w14:paraId="1B83F45E" w14:textId="77777777" w:rsidR="009C258A" w:rsidRDefault="000644CF">
      <w:pPr>
        <w:pStyle w:val="BodyText"/>
      </w:pPr>
      <w:r>
        <w:rPr>
          <w:i/>
        </w:rPr>
        <w:t>Some comments on systems that may or may not be more resilient to climate change based on our results</w:t>
      </w:r>
      <w:r>
        <w:t>.</w:t>
      </w:r>
    </w:p>
    <w:p w14:paraId="3042702C" w14:textId="77777777" w:rsidR="009C258A" w:rsidRDefault="000644CF">
      <w:pPr>
        <w:pStyle w:val="Heading1"/>
      </w:pPr>
      <w:bookmarkStart w:id="122" w:name="references"/>
      <w:bookmarkEnd w:id="108"/>
      <w:r>
        <w:t>References</w:t>
      </w:r>
    </w:p>
    <w:p w14:paraId="7FD62065" w14:textId="77777777" w:rsidR="009C258A" w:rsidRDefault="000644CF">
      <w:pPr>
        <w:pStyle w:val="Bibliography"/>
      </w:pPr>
      <w:bookmarkStart w:id="123" w:name="ref-Anderson2013"/>
      <w:bookmarkStart w:id="124" w:name="refs"/>
      <w:r>
        <w:t>Anderson, J. J., E. Gurarie, C. Bracis, B. J. Burke, and K. L. Laidre. 2013. Modeling climate change impacts on phenology and population dynamics of migratory marine species. Ecological Modelling 264:83–97.</w:t>
      </w:r>
    </w:p>
    <w:p w14:paraId="54A5CFC8" w14:textId="77777777" w:rsidR="009C258A" w:rsidRDefault="000644CF">
      <w:pPr>
        <w:pStyle w:val="Bibliography"/>
      </w:pPr>
      <w:bookmarkStart w:id="125" w:name="ref-Avgar2014"/>
      <w:bookmarkEnd w:id="123"/>
      <w:r>
        <w:t>Avgar, T., G. Street, and J. M. Fryxell. 2014. On the adaptive benefits of mammal migration. Canadian Journal of Zoology 92:481–490.</w:t>
      </w:r>
    </w:p>
    <w:p w14:paraId="782106B1" w14:textId="77777777" w:rsidR="009C258A" w:rsidRDefault="000644CF">
      <w:pPr>
        <w:pStyle w:val="Bibliography"/>
      </w:pPr>
      <w:bookmarkStart w:id="126" w:name="ref-Bhattacharyya1943"/>
      <w:bookmarkEnd w:id="125"/>
      <w:r>
        <w:t>Bhattacharyya, A. 1943. On a measure of divergence between two statistical populations defined by their probability distributions. Bull. Calcutta Math. Soc. 35:99–109.</w:t>
      </w:r>
    </w:p>
    <w:p w14:paraId="260AA8BE" w14:textId="77777777" w:rsidR="009C258A" w:rsidRDefault="000644CF">
      <w:pPr>
        <w:pStyle w:val="Bibliography"/>
      </w:pPr>
      <w:bookmarkStart w:id="127" w:name="ref-Bischof2012"/>
      <w:bookmarkEnd w:id="126"/>
      <w:r>
        <w:t>Bischof, R., L. E. Loe, E. L. Meisingset, B. Zimmermann, B. Van Moorter, and A. Mysterud. 2012. A migratory northern ungulate in the pursuit of spring: Jumping or surfing the green wave? The American Naturalist 180:407–424.</w:t>
      </w:r>
    </w:p>
    <w:p w14:paraId="01F83EFE" w14:textId="77777777" w:rsidR="009C258A" w:rsidRDefault="000644CF">
      <w:pPr>
        <w:pStyle w:val="Bibliography"/>
      </w:pPr>
      <w:bookmarkStart w:id="128" w:name="ref-Bracis2017"/>
      <w:bookmarkEnd w:id="127"/>
      <w:r>
        <w:t>Bracis, C., and T. Mueller. 2017. Memory, not just perception, plays an important role in terrestrial mammalian migration. Proceedings of the Royal Society B: Biological Sciences 284:20170449.</w:t>
      </w:r>
    </w:p>
    <w:p w14:paraId="2B955211" w14:textId="77777777" w:rsidR="009C258A" w:rsidRDefault="000644CF">
      <w:pPr>
        <w:pStyle w:val="Bibliography"/>
      </w:pPr>
      <w:bookmarkStart w:id="129" w:name="ref-Breiman2001"/>
      <w:bookmarkEnd w:id="128"/>
      <w:r>
        <w:lastRenderedPageBreak/>
        <w:t>Breiman, L. 2001. Random forests. Machine learning 45:5–32.</w:t>
      </w:r>
    </w:p>
    <w:p w14:paraId="1A7A2E12" w14:textId="77777777" w:rsidR="009C258A" w:rsidRDefault="000644CF">
      <w:pPr>
        <w:pStyle w:val="Bibliography"/>
      </w:pPr>
      <w:bookmarkStart w:id="130" w:name="ref-Dingle2014"/>
      <w:bookmarkEnd w:id="129"/>
      <w:r>
        <w:t>Dingle, H. 2014. Migration: The biology of life on the move. Oxford University Press, USA.</w:t>
      </w:r>
    </w:p>
    <w:p w14:paraId="5C46357D" w14:textId="77777777" w:rsidR="009C258A" w:rsidRDefault="000644CF">
      <w:pPr>
        <w:pStyle w:val="Bibliography"/>
      </w:pPr>
      <w:bookmarkStart w:id="131" w:name="ref-minpack.lm"/>
      <w:bookmarkEnd w:id="130"/>
      <w:r>
        <w:t>Elzhov, T. V., K. M. Mullen, A.-N. Spiess, and B. Bolker. 2016. Minpack.lm: R interface to the levenberg-marquardt nonlinear least-squares algorithm found in MINPACK, plus support for bounds.</w:t>
      </w:r>
    </w:p>
    <w:p w14:paraId="0C7EEB28" w14:textId="77777777" w:rsidR="009C258A" w:rsidRDefault="000644CF">
      <w:pPr>
        <w:pStyle w:val="Bibliography"/>
      </w:pPr>
      <w:bookmarkStart w:id="132" w:name="ref-Fagan2017"/>
      <w:bookmarkEnd w:id="131"/>
      <w:r>
        <w:t>Fagan, W., E Gurarie, S. Bewick, A. Howard, R. Cantrell, and C. Cosner. 2017. Perceptual ranges, information gathering, and foraging success in dynamic landscapes. The American Naturalist 189:474–489.</w:t>
      </w:r>
    </w:p>
    <w:p w14:paraId="7C1022D6" w14:textId="77777777" w:rsidR="009C258A" w:rsidRDefault="000644CF">
      <w:pPr>
        <w:pStyle w:val="Bibliography"/>
      </w:pPr>
      <w:bookmarkStart w:id="133" w:name="ref-Fagan2019"/>
      <w:bookmarkEnd w:id="132"/>
      <w:r>
        <w:t>Fagan, W., T. Hoffman, D. Dahiya, E Gurarie, R. Cantrell, and C. Cosner. 2019. Improved foraging by switching between diffusion and advection: Benefits from movement that depends on spatial context. Theoretical Ecology 13:127–136.</w:t>
      </w:r>
    </w:p>
    <w:p w14:paraId="12156C9F" w14:textId="77777777" w:rsidR="009C258A" w:rsidRDefault="000644CF">
      <w:pPr>
        <w:pStyle w:val="Bibliography"/>
      </w:pPr>
      <w:bookmarkStart w:id="134" w:name="ref-Fryxell1988"/>
      <w:bookmarkEnd w:id="133"/>
      <w:r>
        <w:t>Fryxell, J. M., J. Greever, and A. Sinclair. 1988. Why are migratory ungulates so abundant? The American Naturalist 131:781–798.</w:t>
      </w:r>
    </w:p>
    <w:p w14:paraId="5AF4D36C" w14:textId="77777777" w:rsidR="009C258A" w:rsidRDefault="000644CF">
      <w:pPr>
        <w:pStyle w:val="Bibliography"/>
      </w:pPr>
      <w:bookmarkStart w:id="135" w:name="ref-Gurarie2009"/>
      <w:bookmarkEnd w:id="134"/>
      <w:r>
        <w:t>Gurarie, E., J. J. Anderson, and R. W. Zabel. 2009. Continuous models of population-level heterogeneity inform analysis of animal dispersal and migration. Ecology 90:2233–2242.</w:t>
      </w:r>
    </w:p>
    <w:p w14:paraId="7D5FB0E5" w14:textId="77777777" w:rsidR="009C258A" w:rsidRDefault="000644CF">
      <w:pPr>
        <w:pStyle w:val="Bibliography"/>
      </w:pPr>
      <w:bookmarkStart w:id="136" w:name="ref-Gurarie2017"/>
      <w:bookmarkEnd w:id="135"/>
      <w:r>
        <w:t>Gurarie, E., F. Cagnacci, W. Peters, C. H. Fleming, J. M. Calabrese, T. Mueller, and W. F. Fagan. 2017. A framework for modelling range shifts and migrations: Asking when, whither, whether and will it return. Journal of Animal Ecology 86:943–959.</w:t>
      </w:r>
    </w:p>
    <w:p w14:paraId="5B123926" w14:textId="77777777" w:rsidR="009C258A" w:rsidRDefault="000644CF">
      <w:pPr>
        <w:pStyle w:val="Bibliography"/>
      </w:pPr>
      <w:bookmarkStart w:id="137" w:name="ref-Gurarie2019"/>
      <w:bookmarkEnd w:id="136"/>
      <w:r>
        <w:t>Gurarie, E., M. Hebblewhite, K. Joly, A. P. Kelly, J. Adamczewski, S. C. Davidson, T. Davison, A. Gunn, M. J. Suitor, W. F. Fagan, and others. 2019. Tactical departures and strategic arrivals: Divergent effects of climate and weather on caribou spring migrations. Ecosphere 10:e02971.</w:t>
      </w:r>
    </w:p>
    <w:p w14:paraId="65275FA9" w14:textId="77777777" w:rsidR="009C258A" w:rsidRDefault="000644CF">
      <w:pPr>
        <w:pStyle w:val="Bibliography"/>
      </w:pPr>
      <w:bookmarkStart w:id="138" w:name="ref-Gurarie2011a"/>
      <w:bookmarkEnd w:id="137"/>
      <w:r>
        <w:t>Gurarie, E., and O. Ovaskainen. 2011. Characteristic spatial and temporal scales unify models of animal movement. The American Naturalist 178:113–123.</w:t>
      </w:r>
    </w:p>
    <w:p w14:paraId="328DD613" w14:textId="77777777" w:rsidR="009C258A" w:rsidRDefault="000644CF">
      <w:pPr>
        <w:pStyle w:val="Bibliography"/>
      </w:pPr>
      <w:bookmarkStart w:id="139" w:name="ref-Jesmer2018"/>
      <w:bookmarkEnd w:id="138"/>
      <w:r>
        <w:t>Jesmer, B. R., J. A. Merkle, J. R. Goheen, E. O. Aikens, J. L. Beck, A. B. Courtemanch, M. A. Hurley, D. E. McWhirter, H. M. Miyasaki, K. L. Monteith, and others. 2018. Is ungulate migration culturally transmitted? Evidence of social learning from translocated animals. Science 361:1023–1025.</w:t>
      </w:r>
    </w:p>
    <w:p w14:paraId="065A5E2A" w14:textId="77777777" w:rsidR="009C258A" w:rsidRDefault="000644CF">
      <w:pPr>
        <w:pStyle w:val="Bibliography"/>
      </w:pPr>
      <w:bookmarkStart w:id="140" w:name="ref-Kot1996"/>
      <w:bookmarkEnd w:id="139"/>
      <w:r>
        <w:t>Kot, M., M. A. Lewis, and P. van der Driessche. 1996. Dispersal data and the spread of invading organisms. Ecology 77:2027–2042.</w:t>
      </w:r>
    </w:p>
    <w:p w14:paraId="53DB1AC4" w14:textId="77777777" w:rsidR="009C258A" w:rsidRDefault="000644CF">
      <w:pPr>
        <w:pStyle w:val="Bibliography"/>
      </w:pPr>
      <w:bookmarkStart w:id="141" w:name="ref-Kolzsch2015"/>
      <w:bookmarkEnd w:id="140"/>
      <w:r>
        <w:t>Kölzsch, A., S. Bauer, R. De Boer, L. Griffin, D. Cabot, K.-M. Exo, H. P. Van der Jeugd, and B. A. Nolet. 2015. Forecasting spring from afar? Timing of migration and predictability of phenology along different migration routes of an avian herbivore. Journal of Animal Ecology 84:272–283.</w:t>
      </w:r>
    </w:p>
    <w:p w14:paraId="179EC32C" w14:textId="77777777" w:rsidR="009C258A" w:rsidRDefault="000644CF">
      <w:pPr>
        <w:pStyle w:val="Bibliography"/>
      </w:pPr>
      <w:bookmarkStart w:id="142" w:name="ref-Mogilner1999"/>
      <w:bookmarkEnd w:id="141"/>
      <w:r>
        <w:t>Mogilner, A., and L. Edelstein-Keshet. 1999. A non-local model for a swarm. Journal of Mathematical Biology 38:534–570.</w:t>
      </w:r>
    </w:p>
    <w:p w14:paraId="40B22D06" w14:textId="77777777" w:rsidR="009C258A" w:rsidRDefault="000644CF">
      <w:pPr>
        <w:pStyle w:val="Bibliography"/>
      </w:pPr>
      <w:bookmarkStart w:id="143" w:name="ref-Okubo2001"/>
      <w:bookmarkEnd w:id="142"/>
      <w:r>
        <w:lastRenderedPageBreak/>
        <w:t>Okubo, A., and S. Levin. 2001. Diffusion and Ecological Problems: Modern Perspectives. Springer Verlag, New York.</w:t>
      </w:r>
    </w:p>
    <w:p w14:paraId="0E76284F" w14:textId="77777777" w:rsidR="009C258A" w:rsidRDefault="000644CF">
      <w:pPr>
        <w:pStyle w:val="Bibliography"/>
      </w:pPr>
      <w:bookmarkStart w:id="144" w:name="ref-Robinson2009"/>
      <w:bookmarkEnd w:id="143"/>
      <w:r>
        <w:t>Robinson, R., H. Crick, J. Learmonth, I. Maclean, C. Thomas, F. Bairlein, M. Forchhammer, C. Francis, J. Gill, B. Godley, J. Harwood, G. Hays, B. Huntley, A. Hutson, G. Pierce, M. Rehfisch, D. Sims, B. Santos, T. Sparks, D. Stroud, and M. Visser. 2009. Travelling through a warming world: Climate change and migratory species. Endangered Species Research 7:87–99.</w:t>
      </w:r>
    </w:p>
    <w:p w14:paraId="65F50C1B" w14:textId="77777777" w:rsidR="009C258A" w:rsidRDefault="000644CF">
      <w:pPr>
        <w:pStyle w:val="Bibliography"/>
      </w:pPr>
      <w:bookmarkStart w:id="145" w:name="ref-Shaw2016"/>
      <w:bookmarkEnd w:id="144"/>
      <w:r>
        <w:t>Shaw, A. K. 2016. Drivers of animal migration and implications in changing environments. Evolutionary Ecology 30:991–1007.</w:t>
      </w:r>
    </w:p>
    <w:p w14:paraId="04DE4480" w14:textId="77777777" w:rsidR="009C258A" w:rsidRDefault="000644CF">
      <w:pPr>
        <w:pStyle w:val="Bibliography"/>
      </w:pPr>
      <w:bookmarkStart w:id="146" w:name="ref-Skalski2003"/>
      <w:bookmarkEnd w:id="145"/>
      <w:r>
        <w:t>Skalski, G. T., and J. F. Gilliam. 2003. A diffusion-based theory of organism dispersal in heterogeneous populations. The American Naturalist 161:441–458.</w:t>
      </w:r>
    </w:p>
    <w:p w14:paraId="5DF68A10" w14:textId="77777777" w:rsidR="009C258A" w:rsidRDefault="000644CF">
      <w:pPr>
        <w:pStyle w:val="Bibliography"/>
      </w:pPr>
      <w:bookmarkStart w:id="147" w:name="ref-Skellam1951"/>
      <w:bookmarkEnd w:id="146"/>
      <w:r>
        <w:t>Skellam, J. G. 1951. Random dispersal in theoretical populations. Biometrika 38:196–218.</w:t>
      </w:r>
    </w:p>
    <w:p w14:paraId="561B5E0E" w14:textId="77777777" w:rsidR="009C258A" w:rsidRDefault="000644CF">
      <w:pPr>
        <w:pStyle w:val="Bibliography"/>
      </w:pPr>
      <w:bookmarkStart w:id="148" w:name="ref-Soetaert2012"/>
      <w:bookmarkEnd w:id="147"/>
      <w:r>
        <w:t>Soetaert, K., and F. Meysman. 2012. Reactive transport in aquatic ecosystems: Rapid model prototyping in the open source software R. Environmental Modelling &amp; Software 32:49–60.</w:t>
      </w:r>
    </w:p>
    <w:p w14:paraId="72F41B8B" w14:textId="77777777" w:rsidR="009C258A" w:rsidRDefault="000644CF">
      <w:pPr>
        <w:pStyle w:val="Bibliography"/>
      </w:pPr>
      <w:bookmarkStart w:id="149" w:name="ref-Soetaert2010"/>
      <w:bookmarkEnd w:id="148"/>
      <w:r>
        <w:t>Soetaert, K., T. Petzoldt, and R. W. Setzer. 2010. Solving differential equations in R: Package deSolve. Journal of Statistical Software 33:1–25.</w:t>
      </w:r>
    </w:p>
    <w:p w14:paraId="19D1A93F" w14:textId="77777777" w:rsidR="009C258A" w:rsidRDefault="000644CF">
      <w:pPr>
        <w:pStyle w:val="Bibliography"/>
      </w:pPr>
      <w:bookmarkStart w:id="150" w:name="ref-Turchin1998"/>
      <w:bookmarkEnd w:id="149"/>
      <w:r>
        <w:t>Turchin, P. 1998. Quantitative analysis of movement: Measuring and modeling population redistribution in animals and plants. Sinauer Associates.</w:t>
      </w:r>
    </w:p>
    <w:p w14:paraId="1B569235" w14:textId="77777777" w:rsidR="009C258A" w:rsidRDefault="000644CF">
      <w:pPr>
        <w:pStyle w:val="Bibliography"/>
      </w:pPr>
      <w:bookmarkStart w:id="151" w:name="ref-Wilcove2008"/>
      <w:bookmarkEnd w:id="150"/>
      <w:r>
        <w:t>Wilcove, D. S., and M. Wikelski. 2008. Going, going, gone: Is animal migration disappearing. PLoS Biology 6:e188.</w:t>
      </w:r>
      <w:bookmarkEnd w:id="122"/>
      <w:bookmarkEnd w:id="124"/>
      <w:bookmarkEnd w:id="151"/>
    </w:p>
    <w:sectPr w:rsidR="009C258A">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fagan" w:date="2021-07-06T22:41:00Z" w:initials="b">
    <w:p w14:paraId="51E9A873" w14:textId="3F050187" w:rsidR="00D95D06" w:rsidRDefault="00D95D06">
      <w:pPr>
        <w:pStyle w:val="CommentText"/>
      </w:pPr>
      <w:r>
        <w:rPr>
          <w:rStyle w:val="CommentReference"/>
        </w:rPr>
        <w:annotationRef/>
      </w:r>
      <w:r>
        <w:t>Suggest Allison Shaw (Minnesota) as a reviewer.</w:t>
      </w:r>
    </w:p>
  </w:comment>
  <w:comment w:id="3" w:author="bfagan" w:date="2021-07-06T16:08:00Z" w:initials="b">
    <w:p w14:paraId="555028B8" w14:textId="77777777" w:rsidR="009C61A4" w:rsidRDefault="009C61A4">
      <w:pPr>
        <w:pStyle w:val="CommentText"/>
      </w:pPr>
      <w:r>
        <w:rPr>
          <w:rStyle w:val="CommentReference"/>
        </w:rPr>
        <w:annotationRef/>
      </w:r>
      <w:r>
        <w:t>I</w:t>
      </w:r>
      <w:r w:rsidR="00D71A63">
        <w:t>f you are willing I</w:t>
      </w:r>
      <w:r>
        <w:t xml:space="preserve"> would like to include Steve Cantrell and Chris Cosner on this project, both because they are partners on our NSF grant and because they are highly familiar with the ecological D-A literature and will be able to help contextualize the work</w:t>
      </w:r>
      <w:r w:rsidR="00AA7B3C">
        <w:t xml:space="preserve"> mathematically</w:t>
      </w:r>
      <w:r>
        <w:t>.</w:t>
      </w:r>
      <w:r w:rsidR="00AA7B3C">
        <w:t xml:space="preserve">  The three of us actually started a very similar model several years ago with a former postdoc Andrew Noble but it did not include the refined view of sociality that is included here.</w:t>
      </w:r>
    </w:p>
    <w:p w14:paraId="7CA014DC" w14:textId="77777777" w:rsidR="00AA7B3C" w:rsidRDefault="00AA7B3C">
      <w:pPr>
        <w:pStyle w:val="CommentText"/>
      </w:pPr>
    </w:p>
    <w:p w14:paraId="0D0FC143" w14:textId="78A7EC8C" w:rsidR="00AA7B3C" w:rsidRDefault="00AA7B3C">
      <w:pPr>
        <w:pStyle w:val="CommentText"/>
      </w:pPr>
      <w:r>
        <w:t>If you agree, the sooner we can get a version of this to them for comments, the better.</w:t>
      </w:r>
    </w:p>
  </w:comment>
  <w:comment w:id="9" w:author="bfagan" w:date="2021-07-06T16:04:00Z" w:initials="b">
    <w:p w14:paraId="3075CD68" w14:textId="77777777" w:rsidR="009C61A4" w:rsidRDefault="009C61A4">
      <w:pPr>
        <w:pStyle w:val="CommentText"/>
      </w:pPr>
      <w:r>
        <w:rPr>
          <w:rStyle w:val="CommentReference"/>
        </w:rPr>
        <w:annotationRef/>
      </w:r>
      <w:r>
        <w:t>You need a transition of some kind before launching into D-A models.</w:t>
      </w:r>
    </w:p>
  </w:comment>
  <w:comment w:id="26" w:author="bfagan" w:date="2021-07-06T16:11:00Z" w:initials="b">
    <w:p w14:paraId="3255CCC0" w14:textId="77777777" w:rsidR="009C61A4" w:rsidRPr="009C61A4" w:rsidRDefault="009C61A4" w:rsidP="009C61A4">
      <w:pPr>
        <w:autoSpaceDE w:val="0"/>
        <w:autoSpaceDN w:val="0"/>
        <w:adjustRightInd w:val="0"/>
        <w:ind w:left="612" w:hanging="612"/>
        <w:rPr>
          <w:sz w:val="22"/>
        </w:rPr>
      </w:pPr>
      <w:r>
        <w:rPr>
          <w:rStyle w:val="CommentReference"/>
        </w:rPr>
        <w:annotationRef/>
      </w:r>
      <w:r w:rsidRPr="009C61A4">
        <w:rPr>
          <w:sz w:val="22"/>
        </w:rPr>
        <w:t xml:space="preserve">Lin, H.-Y., W.F. Fagan, and P.-E. Jabin. 2021. Memory-driven movement model for periodic migrations. Journal of Theoretical Biology. </w:t>
      </w:r>
      <w:r w:rsidRPr="009C61A4">
        <w:rPr>
          <w:i/>
          <w:iCs/>
          <w:color w:val="222222"/>
          <w:sz w:val="22"/>
          <w:shd w:val="clear" w:color="auto" w:fill="FFFFFF"/>
        </w:rPr>
        <w:t>508</w:t>
      </w:r>
      <w:r w:rsidRPr="009C61A4">
        <w:rPr>
          <w:color w:val="222222"/>
          <w:sz w:val="22"/>
          <w:shd w:val="clear" w:color="auto" w:fill="FFFFFF"/>
        </w:rPr>
        <w:t>, p.110486.</w:t>
      </w:r>
    </w:p>
    <w:p w14:paraId="209C9D8C" w14:textId="77777777" w:rsidR="009C61A4" w:rsidRDefault="009C61A4">
      <w:pPr>
        <w:pStyle w:val="CommentText"/>
      </w:pPr>
    </w:p>
  </w:comment>
  <w:comment w:id="30" w:author="bfagan" w:date="2021-07-06T16:14:00Z" w:initials="b">
    <w:p w14:paraId="3354B563" w14:textId="77777777" w:rsidR="00AB24CC" w:rsidRDefault="00AB24CC">
      <w:pPr>
        <w:pStyle w:val="CommentText"/>
      </w:pPr>
      <w:r>
        <w:rPr>
          <w:rStyle w:val="CommentReference"/>
        </w:rPr>
        <w:annotationRef/>
      </w:r>
      <w:r>
        <w:t>Need to fix this</w:t>
      </w:r>
    </w:p>
  </w:comment>
  <w:comment w:id="44" w:author="bfagan" w:date="2021-07-06T21:51:00Z" w:initials="b">
    <w:p w14:paraId="5B3C5D1A" w14:textId="76F1D914" w:rsidR="00D71A63" w:rsidRDefault="00D71A63">
      <w:pPr>
        <w:pStyle w:val="CommentText"/>
      </w:pPr>
      <w:r>
        <w:rPr>
          <w:rStyle w:val="CommentReference"/>
        </w:rPr>
        <w:annotationRef/>
      </w:r>
      <w:r>
        <w:t>Fix this</w:t>
      </w:r>
    </w:p>
  </w:comment>
  <w:comment w:id="45" w:author="bfagan" w:date="2021-07-06T22:40:00Z" w:initials="b">
    <w:p w14:paraId="0818A7EB" w14:textId="0AADC3D5" w:rsidR="00D95D06" w:rsidRDefault="00D95D06">
      <w:pPr>
        <w:pStyle w:val="CommentText"/>
      </w:pPr>
      <w:r>
        <w:rPr>
          <w:rStyle w:val="CommentReference"/>
        </w:rPr>
        <w:annotationRef/>
      </w:r>
      <w:r>
        <w:t>See comments below about the stochastic elements of the model</w:t>
      </w:r>
    </w:p>
  </w:comment>
  <w:comment w:id="46" w:author="bfagan" w:date="2021-07-06T21:52:00Z" w:initials="b">
    <w:p w14:paraId="3721D84A" w14:textId="7D102A93" w:rsidR="00D71A63" w:rsidRDefault="00D71A63">
      <w:pPr>
        <w:pStyle w:val="CommentText"/>
      </w:pPr>
      <w:r>
        <w:rPr>
          <w:rStyle w:val="CommentReference"/>
        </w:rPr>
        <w:annotationRef/>
      </w:r>
      <w:r>
        <w:t>Fix these</w:t>
      </w:r>
    </w:p>
  </w:comment>
  <w:comment w:id="50" w:author="bfagan" w:date="2021-07-06T21:55:00Z" w:initials="b">
    <w:p w14:paraId="66EDA68D" w14:textId="0932E0F0" w:rsidR="002647EF" w:rsidRDefault="002647EF">
      <w:pPr>
        <w:pStyle w:val="CommentText"/>
      </w:pPr>
      <w:r>
        <w:rPr>
          <w:rStyle w:val="CommentReference"/>
        </w:rPr>
        <w:annotationRef/>
      </w:r>
      <w:r>
        <w:t>Fix this</w:t>
      </w:r>
    </w:p>
  </w:comment>
  <w:comment w:id="56" w:author="bfagan" w:date="2021-07-06T22:40:00Z" w:initials="b">
    <w:p w14:paraId="473E83DE" w14:textId="0036D082" w:rsidR="00D95D06" w:rsidRDefault="00D95D06">
      <w:pPr>
        <w:pStyle w:val="CommentText"/>
      </w:pPr>
      <w:r>
        <w:rPr>
          <w:rStyle w:val="CommentReference"/>
        </w:rPr>
        <w:annotationRef/>
      </w:r>
      <w:r>
        <w:t>See comments below</w:t>
      </w:r>
    </w:p>
  </w:comment>
  <w:comment w:id="76" w:author="bfagan" w:date="2021-07-06T22:05:00Z" w:initials="b">
    <w:p w14:paraId="1DB857F6" w14:textId="15E9BB43" w:rsidR="00600F06" w:rsidRDefault="00600F06">
      <w:pPr>
        <w:pStyle w:val="CommentText"/>
      </w:pPr>
      <w:r>
        <w:rPr>
          <w:rStyle w:val="CommentReference"/>
        </w:rPr>
        <w:annotationRef/>
      </w:r>
      <w:r>
        <w:t>I think that this can be your key result</w:t>
      </w:r>
      <w:r w:rsidR="00AA7B3C">
        <w:t>, particularly if you investigate it as an evaluation of how sociality can influence migration and compare it to all of Ian Couzin’s work on this (mostly done using IBM simulations)</w:t>
      </w:r>
      <w:r>
        <w:t>.</w:t>
      </w:r>
    </w:p>
    <w:p w14:paraId="2EA56DB8" w14:textId="77777777" w:rsidR="00600F06" w:rsidRDefault="00600F06">
      <w:pPr>
        <w:pStyle w:val="CommentText"/>
      </w:pPr>
    </w:p>
    <w:p w14:paraId="4F7D9186" w14:textId="62CF1885" w:rsidR="00D95D06" w:rsidRDefault="00600F06">
      <w:pPr>
        <w:pStyle w:val="CommentText"/>
      </w:pPr>
      <w:r>
        <w:t xml:space="preserve">The figure clearly shows that there are different routes by which migration can emerge.  </w:t>
      </w:r>
      <w:r w:rsidR="00D95D06">
        <w:t xml:space="preserve">In </w:t>
      </w:r>
      <w:r w:rsidR="008F1AC0">
        <w:t xml:space="preserve">both </w:t>
      </w:r>
      <w:r w:rsidR="00D95D06">
        <w:t xml:space="preserve">the high diffusion </w:t>
      </w:r>
      <w:r w:rsidR="008F1AC0">
        <w:t xml:space="preserve">and low diffusion </w:t>
      </w:r>
      <w:r w:rsidR="00D95D06">
        <w:t>scenario</w:t>
      </w:r>
      <w:r w:rsidR="008F1AC0">
        <w:t>s</w:t>
      </w:r>
      <w:r w:rsidR="00D95D06">
        <w:t>, either a tight swarm with modest social attraction or a loose swarm with high social attraction can lead to low migratory mismatches.</w:t>
      </w:r>
      <w:r w:rsidR="008F1AC0">
        <w:t xml:space="preserve">  The dichotomous </w:t>
      </w:r>
      <w:r w:rsidR="00AA7B3C">
        <w:t xml:space="preserve">influences of sociality are </w:t>
      </w:r>
      <w:r w:rsidR="008F1AC0">
        <w:t>strongest when diffusion is high.</w:t>
      </w:r>
      <w:r w:rsidR="00AA7B3C">
        <w:t xml:space="preserve">  You might do some additional investigations to focus on the ways in which the two sociality parameters affect the collective behavior in different ways.</w:t>
      </w:r>
    </w:p>
    <w:p w14:paraId="277EFE70" w14:textId="77777777" w:rsidR="00D95D06" w:rsidRDefault="00D95D06">
      <w:pPr>
        <w:pStyle w:val="CommentText"/>
      </w:pPr>
    </w:p>
    <w:p w14:paraId="2EAC5BB8" w14:textId="1E8C0351" w:rsidR="00600F06" w:rsidRDefault="00600F06">
      <w:pPr>
        <w:pStyle w:val="CommentText"/>
      </w:pPr>
      <w:r>
        <w:t>Perhaps I am wrong, but I do not think this is clearly appreciated nor demonstrated before in a single model.  There are several models on the evolution of migration that invoke sociality to some degree (list below), but this analysis that demonstrates the divergent scenarios under which migration can emerge in low vs high-sociality settings seems very new to me.</w:t>
      </w:r>
      <w:r w:rsidR="00AA7B3C">
        <w:t xml:space="preserve">  Pitch as “Sociality provides multiple routes to migratory success”  Note that either too much or too little social attraction in a tight swarm yields populations that fail to migrate at all.</w:t>
      </w:r>
    </w:p>
    <w:p w14:paraId="7C5B418E" w14:textId="53EECED5" w:rsidR="008F1AC0" w:rsidRDefault="008F1AC0">
      <w:pPr>
        <w:pStyle w:val="CommentText"/>
      </w:pPr>
    </w:p>
    <w:p w14:paraId="0B81B11A" w14:textId="4B77CAAB" w:rsidR="008F1AC0" w:rsidRDefault="008F1AC0">
      <w:pPr>
        <w:pStyle w:val="CommentText"/>
      </w:pPr>
      <w:r>
        <w:t>The uniformly high levels of migration mismatch for scenarios where resources have a small spatial extent is also worth commenting on.  i.e., landscape conversions that decrease the size of ‘migratory targets’ would impede resource matching</w:t>
      </w:r>
    </w:p>
    <w:p w14:paraId="4DA6ED31" w14:textId="17E6604C" w:rsidR="008F1AC0" w:rsidRDefault="008F1AC0">
      <w:pPr>
        <w:pStyle w:val="CommentText"/>
      </w:pPr>
    </w:p>
    <w:p w14:paraId="0B7A7F25" w14:textId="0B0D99FF" w:rsidR="00600F06" w:rsidRDefault="008F1AC0">
      <w:pPr>
        <w:pStyle w:val="CommentText"/>
      </w:pPr>
      <w:r>
        <w:t>Also noteworthy is that a relatively high level of resource following is necessary in all scenarios to yield migration matching.</w:t>
      </w:r>
    </w:p>
    <w:p w14:paraId="5BEC6667" w14:textId="77777777" w:rsidR="00600F06" w:rsidRDefault="00600F06">
      <w:pPr>
        <w:pStyle w:val="CommentText"/>
      </w:pPr>
    </w:p>
    <w:p w14:paraId="06734C24" w14:textId="77777777" w:rsidR="00600F06" w:rsidRDefault="00600F06">
      <w:pPr>
        <w:pStyle w:val="CommentText"/>
      </w:pPr>
      <w:r>
        <w:t>Key citations:</w:t>
      </w:r>
    </w:p>
    <w:p w14:paraId="040E4B84" w14:textId="77777777" w:rsidR="00600F06" w:rsidRDefault="00600F06">
      <w:pPr>
        <w:pStyle w:val="CommentText"/>
      </w:pPr>
    </w:p>
    <w:p w14:paraId="1F99597C" w14:textId="77777777" w:rsidR="00600F06" w:rsidRDefault="00600F06">
      <w:pPr>
        <w:pStyle w:val="CommentText"/>
        <w:rPr>
          <w:rFonts w:ascii="Arial" w:hAnsi="Arial" w:cs="Arial"/>
          <w:color w:val="222222"/>
          <w:shd w:val="clear" w:color="auto" w:fill="FFFFFF"/>
        </w:rPr>
      </w:pPr>
      <w:r>
        <w:rPr>
          <w:rFonts w:ascii="Arial" w:hAnsi="Arial" w:cs="Arial"/>
          <w:color w:val="222222"/>
          <w:shd w:val="clear" w:color="auto" w:fill="FFFFFF"/>
        </w:rPr>
        <w:t>Guttal, V. and Couzin, I.D., 2010. Social interactions, information use, and the evolution of collective migration. </w:t>
      </w:r>
      <w:r>
        <w:rPr>
          <w:rFonts w:ascii="Arial" w:hAnsi="Arial" w:cs="Arial"/>
          <w:i/>
          <w:iCs/>
          <w:color w:val="222222"/>
          <w:shd w:val="clear" w:color="auto" w:fill="FFFFFF"/>
        </w:rPr>
        <w:t>Proceedings of the national academy of sciences</w:t>
      </w:r>
      <w:r>
        <w:rPr>
          <w:rFonts w:ascii="Arial" w:hAnsi="Arial" w:cs="Arial"/>
          <w:color w:val="222222"/>
          <w:shd w:val="clear" w:color="auto" w:fill="FFFFFF"/>
        </w:rPr>
        <w:t>, </w:t>
      </w:r>
      <w:r>
        <w:rPr>
          <w:rFonts w:ascii="Arial" w:hAnsi="Arial" w:cs="Arial"/>
          <w:i/>
          <w:iCs/>
          <w:color w:val="222222"/>
          <w:shd w:val="clear" w:color="auto" w:fill="FFFFFF"/>
        </w:rPr>
        <w:t>107</w:t>
      </w:r>
      <w:r>
        <w:rPr>
          <w:rFonts w:ascii="Arial" w:hAnsi="Arial" w:cs="Arial"/>
          <w:color w:val="222222"/>
          <w:shd w:val="clear" w:color="auto" w:fill="FFFFFF"/>
        </w:rPr>
        <w:t>(37), pp.16172-16177.</w:t>
      </w:r>
    </w:p>
    <w:p w14:paraId="0B68DFE4" w14:textId="77777777" w:rsidR="00600F06" w:rsidRDefault="00600F06">
      <w:pPr>
        <w:pStyle w:val="CommentText"/>
      </w:pPr>
    </w:p>
    <w:p w14:paraId="79B0B20C" w14:textId="77777777" w:rsidR="00600F06" w:rsidRDefault="00600F06">
      <w:pPr>
        <w:pStyle w:val="CommentText"/>
        <w:rPr>
          <w:rFonts w:ascii="Arial" w:hAnsi="Arial" w:cs="Arial"/>
          <w:color w:val="222222"/>
          <w:shd w:val="clear" w:color="auto" w:fill="FFFFFF"/>
        </w:rPr>
      </w:pPr>
      <w:r>
        <w:rPr>
          <w:rFonts w:ascii="Arial" w:hAnsi="Arial" w:cs="Arial"/>
          <w:color w:val="222222"/>
          <w:shd w:val="clear" w:color="auto" w:fill="FFFFFF"/>
        </w:rPr>
        <w:t>Shaw, A.K. and Couzin, I.D., 2013. Migration or residency? The evolution of movement behavior and information usage in seasonal environments. </w:t>
      </w:r>
      <w:r>
        <w:rPr>
          <w:rFonts w:ascii="Arial" w:hAnsi="Arial" w:cs="Arial"/>
          <w:i/>
          <w:iCs/>
          <w:color w:val="222222"/>
          <w:shd w:val="clear" w:color="auto" w:fill="FFFFFF"/>
        </w:rPr>
        <w:t>The American Naturalist</w:t>
      </w:r>
      <w:r>
        <w:rPr>
          <w:rFonts w:ascii="Arial" w:hAnsi="Arial" w:cs="Arial"/>
          <w:color w:val="222222"/>
          <w:shd w:val="clear" w:color="auto" w:fill="FFFFFF"/>
        </w:rPr>
        <w:t>, </w:t>
      </w:r>
      <w:r>
        <w:rPr>
          <w:rFonts w:ascii="Arial" w:hAnsi="Arial" w:cs="Arial"/>
          <w:i/>
          <w:iCs/>
          <w:color w:val="222222"/>
          <w:shd w:val="clear" w:color="auto" w:fill="FFFFFF"/>
        </w:rPr>
        <w:t>181</w:t>
      </w:r>
      <w:r>
        <w:rPr>
          <w:rFonts w:ascii="Arial" w:hAnsi="Arial" w:cs="Arial"/>
          <w:color w:val="222222"/>
          <w:shd w:val="clear" w:color="auto" w:fill="FFFFFF"/>
        </w:rPr>
        <w:t>(1), pp.114-124.</w:t>
      </w:r>
    </w:p>
    <w:p w14:paraId="6FED38AD" w14:textId="77777777" w:rsidR="00600F06" w:rsidRDefault="00600F06">
      <w:pPr>
        <w:pStyle w:val="CommentText"/>
      </w:pPr>
    </w:p>
    <w:p w14:paraId="02B81AEB" w14:textId="77777777" w:rsidR="00600F06" w:rsidRDefault="00600F06">
      <w:pPr>
        <w:pStyle w:val="CommentText"/>
        <w:rPr>
          <w:rFonts w:ascii="Arial" w:hAnsi="Arial" w:cs="Arial"/>
          <w:color w:val="222222"/>
          <w:shd w:val="clear" w:color="auto" w:fill="FFFFFF"/>
        </w:rPr>
      </w:pPr>
      <w:r>
        <w:rPr>
          <w:rFonts w:ascii="Arial" w:hAnsi="Arial" w:cs="Arial"/>
          <w:color w:val="222222"/>
          <w:shd w:val="clear" w:color="auto" w:fill="FFFFFF"/>
        </w:rPr>
        <w:t>Flack, A., Nagy, M., Fiedler, W., Couzin, I.D. and Wikelski, M., 2018. From local collective behavior to global migratory patterns in white storks. </w:t>
      </w:r>
      <w:r>
        <w:rPr>
          <w:rFonts w:ascii="Arial" w:hAnsi="Arial" w:cs="Arial"/>
          <w:i/>
          <w:iCs/>
          <w:color w:val="222222"/>
          <w:shd w:val="clear" w:color="auto" w:fill="FFFFFF"/>
        </w:rPr>
        <w:t>Science</w:t>
      </w:r>
      <w:r>
        <w:rPr>
          <w:rFonts w:ascii="Arial" w:hAnsi="Arial" w:cs="Arial"/>
          <w:color w:val="222222"/>
          <w:shd w:val="clear" w:color="auto" w:fill="FFFFFF"/>
        </w:rPr>
        <w:t>, </w:t>
      </w:r>
      <w:r>
        <w:rPr>
          <w:rFonts w:ascii="Arial" w:hAnsi="Arial" w:cs="Arial"/>
          <w:i/>
          <w:iCs/>
          <w:color w:val="222222"/>
          <w:shd w:val="clear" w:color="auto" w:fill="FFFFFF"/>
        </w:rPr>
        <w:t>360</w:t>
      </w:r>
      <w:r>
        <w:rPr>
          <w:rFonts w:ascii="Arial" w:hAnsi="Arial" w:cs="Arial"/>
          <w:color w:val="222222"/>
          <w:shd w:val="clear" w:color="auto" w:fill="FFFFFF"/>
        </w:rPr>
        <w:t>(6391), pp.911-914.</w:t>
      </w:r>
    </w:p>
    <w:p w14:paraId="0E48E8E7" w14:textId="77777777" w:rsidR="00600F06" w:rsidRDefault="00600F06">
      <w:pPr>
        <w:pStyle w:val="CommentText"/>
      </w:pPr>
    </w:p>
    <w:p w14:paraId="063E64C1" w14:textId="0FEB2C71" w:rsidR="00600F06" w:rsidRDefault="00600F06">
      <w:pPr>
        <w:pStyle w:val="CommentText"/>
      </w:pPr>
      <w:r>
        <w:rPr>
          <w:rFonts w:ascii="Arial" w:hAnsi="Arial" w:cs="Arial"/>
          <w:color w:val="222222"/>
          <w:shd w:val="clear" w:color="auto" w:fill="FFFFFF"/>
        </w:rPr>
        <w:t>Berdahl, A.M., Kao, A.B., Flack, A., Westley, P.A., Codling, E.A., Couzin, I.D., Dell, A.I. and Biro, D., 2018. Collective animal navigation and migratory culture: from theoretical models to empirical evidence. </w:t>
      </w:r>
      <w:r>
        <w:rPr>
          <w:rFonts w:ascii="Arial" w:hAnsi="Arial" w:cs="Arial"/>
          <w:i/>
          <w:iCs/>
          <w:color w:val="222222"/>
          <w:shd w:val="clear" w:color="auto" w:fill="FFFFFF"/>
        </w:rPr>
        <w:t>Philosophical Transactions of the Royal Society B: Biological Sciences</w:t>
      </w:r>
      <w:r>
        <w:rPr>
          <w:rFonts w:ascii="Arial" w:hAnsi="Arial" w:cs="Arial"/>
          <w:color w:val="222222"/>
          <w:shd w:val="clear" w:color="auto" w:fill="FFFFFF"/>
        </w:rPr>
        <w:t>, </w:t>
      </w:r>
      <w:r>
        <w:rPr>
          <w:rFonts w:ascii="Arial" w:hAnsi="Arial" w:cs="Arial"/>
          <w:i/>
          <w:iCs/>
          <w:color w:val="222222"/>
          <w:shd w:val="clear" w:color="auto" w:fill="FFFFFF"/>
        </w:rPr>
        <w:t>373</w:t>
      </w:r>
      <w:r>
        <w:rPr>
          <w:rFonts w:ascii="Arial" w:hAnsi="Arial" w:cs="Arial"/>
          <w:color w:val="222222"/>
          <w:shd w:val="clear" w:color="auto" w:fill="FFFFFF"/>
        </w:rPr>
        <w:t>(1746), p.20170009.</w:t>
      </w:r>
    </w:p>
  </w:comment>
  <w:comment w:id="77" w:author="bfagan" w:date="2021-07-07T13:33:00Z" w:initials="b">
    <w:p w14:paraId="6548935B" w14:textId="0EF8C926" w:rsidR="00AA7B3C" w:rsidRDefault="00AA7B3C">
      <w:pPr>
        <w:pStyle w:val="CommentText"/>
      </w:pPr>
      <w:r>
        <w:rPr>
          <w:rStyle w:val="CommentReference"/>
        </w:rPr>
        <w:annotationRef/>
      </w:r>
      <w:r>
        <w:t>Put this on a page in landscape orientation and magnify to fill the full page.</w:t>
      </w:r>
    </w:p>
  </w:comment>
  <w:comment w:id="81" w:author="bfagan" w:date="2021-07-06T22:18:00Z" w:initials="b">
    <w:p w14:paraId="1C29BE92" w14:textId="77777777" w:rsidR="00286BF4" w:rsidRDefault="00286BF4">
      <w:pPr>
        <w:pStyle w:val="CommentText"/>
      </w:pPr>
      <w:r>
        <w:rPr>
          <w:rStyle w:val="CommentReference"/>
        </w:rPr>
        <w:annotationRef/>
      </w:r>
      <w:r>
        <w:t>I think the time axis in the top panel is wrong.  It doesn’t reflect the jumps from 10 to 20 to 40 to 100 years.</w:t>
      </w:r>
    </w:p>
    <w:p w14:paraId="4838F130" w14:textId="77777777" w:rsidR="00286BF4" w:rsidRDefault="00286BF4">
      <w:pPr>
        <w:pStyle w:val="CommentText"/>
      </w:pPr>
    </w:p>
    <w:p w14:paraId="4716C830" w14:textId="2A67DE6A" w:rsidR="00286BF4" w:rsidRDefault="00286BF4">
      <w:pPr>
        <w:pStyle w:val="CommentText"/>
      </w:pPr>
      <w:r>
        <w:t>Also, the collapse of foraging efficiency around year 15-20 requires an explanation</w:t>
      </w:r>
      <w:r w:rsidR="00AA7B3C">
        <w:t xml:space="preserve"> in the third panel, but there seems an interpretable explanation in the bottom row of panels as it is around this same time that the winter locations begin to diverge and track the other node of the resource</w:t>
      </w:r>
      <w:r>
        <w:t>.</w:t>
      </w:r>
    </w:p>
  </w:comment>
  <w:comment w:id="88" w:author="bfagan" w:date="2021-07-06T22:21:00Z" w:initials="b">
    <w:p w14:paraId="37FCCCEA" w14:textId="3820E96D" w:rsidR="00286BF4" w:rsidRDefault="00286BF4">
      <w:pPr>
        <w:pStyle w:val="CommentText"/>
      </w:pPr>
      <w:r>
        <w:rPr>
          <w:rStyle w:val="CommentReference"/>
        </w:rPr>
        <w:annotationRef/>
      </w:r>
      <w:r>
        <w:t>It will require some care to revise this, but I think it best to avoid ‘northward’ and ‘southward’ in these discussions in favor of movement in the direction of the summer and winter resource peaks.</w:t>
      </w:r>
    </w:p>
  </w:comment>
  <w:comment w:id="107" w:author="bfagan" w:date="2021-07-06T22:34:00Z" w:initials="b">
    <w:p w14:paraId="497EFD55" w14:textId="1D450D1C" w:rsidR="00881769" w:rsidRDefault="00881769">
      <w:pPr>
        <w:pStyle w:val="CommentText"/>
      </w:pPr>
      <w:r>
        <w:rPr>
          <w:rStyle w:val="CommentReference"/>
        </w:rPr>
        <w:annotationRef/>
      </w:r>
      <w:r>
        <w:t>There is a tremendously rich story already with this model without invoking stochasticity.  You might consider dropping the stochasticity part</w:t>
      </w:r>
      <w:r w:rsidR="006B4749">
        <w:t>s to focus on the storylines up to this point.  You already have a strong relationship between the shifting gradient and migration matching, and that seems like a solid focal point considering that the timescale here is a long term one (evolutionary, learning) where it would be reasonable to gloss over interannual variability.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1E9A873" w15:done="0"/>
  <w15:commentEx w15:paraId="0D0FC143" w15:done="0"/>
  <w15:commentEx w15:paraId="3075CD68" w15:done="0"/>
  <w15:commentEx w15:paraId="209C9D8C" w15:done="0"/>
  <w15:commentEx w15:paraId="3354B563" w15:done="0"/>
  <w15:commentEx w15:paraId="5B3C5D1A" w15:done="0"/>
  <w15:commentEx w15:paraId="0818A7EB" w15:done="0"/>
  <w15:commentEx w15:paraId="3721D84A" w15:done="0"/>
  <w15:commentEx w15:paraId="66EDA68D" w15:done="0"/>
  <w15:commentEx w15:paraId="473E83DE" w15:done="0"/>
  <w15:commentEx w15:paraId="063E64C1" w15:done="0"/>
  <w15:commentEx w15:paraId="6548935B" w15:done="0"/>
  <w15:commentEx w15:paraId="4716C830" w15:done="0"/>
  <w15:commentEx w15:paraId="37FCCCEA" w15:done="0"/>
  <w15:commentEx w15:paraId="497EFD5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1E9A873" w16cid:durableId="248F5A8B"/>
  <w16cid:commentId w16cid:paraId="0D0FC143" w16cid:durableId="248EFE6B"/>
  <w16cid:commentId w16cid:paraId="3075CD68" w16cid:durableId="248EFDAA"/>
  <w16cid:commentId w16cid:paraId="209C9D8C" w16cid:durableId="248EFF3E"/>
  <w16cid:commentId w16cid:paraId="3354B563" w16cid:durableId="248EFFCD"/>
  <w16cid:commentId w16cid:paraId="5B3C5D1A" w16cid:durableId="248F4EE8"/>
  <w16cid:commentId w16cid:paraId="0818A7EB" w16cid:durableId="248F5A57"/>
  <w16cid:commentId w16cid:paraId="3721D84A" w16cid:durableId="248F4F15"/>
  <w16cid:commentId w16cid:paraId="66EDA68D" w16cid:durableId="248F4FB9"/>
  <w16cid:commentId w16cid:paraId="473E83DE" w16cid:durableId="248F5A7A"/>
  <w16cid:commentId w16cid:paraId="063E64C1" w16cid:durableId="248F5235"/>
  <w16cid:commentId w16cid:paraId="6548935B" w16cid:durableId="24902B90"/>
  <w16cid:commentId w16cid:paraId="4716C830" w16cid:durableId="248F5548"/>
  <w16cid:commentId w16cid:paraId="37FCCCEA" w16cid:durableId="248F5606"/>
  <w16cid:commentId w16cid:paraId="497EFD55" w16cid:durableId="248F58F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70D145" w14:textId="77777777" w:rsidR="00E567AF" w:rsidRDefault="00E567AF">
      <w:pPr>
        <w:spacing w:after="0"/>
      </w:pPr>
      <w:r>
        <w:separator/>
      </w:r>
    </w:p>
  </w:endnote>
  <w:endnote w:type="continuationSeparator" w:id="0">
    <w:p w14:paraId="49A25C2A" w14:textId="77777777" w:rsidR="00E567AF" w:rsidRDefault="00E567A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6120F0" w14:textId="77777777" w:rsidR="00E567AF" w:rsidRDefault="00E567AF">
      <w:r>
        <w:separator/>
      </w:r>
    </w:p>
  </w:footnote>
  <w:footnote w:type="continuationSeparator" w:id="0">
    <w:p w14:paraId="0E0DBB92" w14:textId="77777777" w:rsidR="00E567AF" w:rsidRDefault="00E567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FFA4CE9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6BB0E1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fagan">
    <w15:presenceInfo w15:providerId="None" w15:userId="bfag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644CF"/>
    <w:rsid w:val="00185405"/>
    <w:rsid w:val="002647EF"/>
    <w:rsid w:val="00286BF4"/>
    <w:rsid w:val="004E29B3"/>
    <w:rsid w:val="00590D07"/>
    <w:rsid w:val="00600F06"/>
    <w:rsid w:val="00687395"/>
    <w:rsid w:val="006B4749"/>
    <w:rsid w:val="00784D58"/>
    <w:rsid w:val="00881769"/>
    <w:rsid w:val="008D6863"/>
    <w:rsid w:val="008F1AC0"/>
    <w:rsid w:val="0096339B"/>
    <w:rsid w:val="009C258A"/>
    <w:rsid w:val="009C61A4"/>
    <w:rsid w:val="00AA7B3C"/>
    <w:rsid w:val="00AB24CC"/>
    <w:rsid w:val="00B86B75"/>
    <w:rsid w:val="00B94D6A"/>
    <w:rsid w:val="00BC48D5"/>
    <w:rsid w:val="00C36279"/>
    <w:rsid w:val="00C647C1"/>
    <w:rsid w:val="00C763A4"/>
    <w:rsid w:val="00D16981"/>
    <w:rsid w:val="00D71A63"/>
    <w:rsid w:val="00D95D06"/>
    <w:rsid w:val="00E315A3"/>
    <w:rsid w:val="00E567A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DC5D7"/>
  <w15:docId w15:val="{5F0A07A6-8A46-496F-8CD7-94EB9F30E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9C61A4"/>
    <w:rPr>
      <w:sz w:val="16"/>
      <w:szCs w:val="16"/>
    </w:rPr>
  </w:style>
  <w:style w:type="paragraph" w:styleId="CommentText">
    <w:name w:val="annotation text"/>
    <w:basedOn w:val="Normal"/>
    <w:link w:val="CommentTextChar"/>
    <w:semiHidden/>
    <w:unhideWhenUsed/>
    <w:rsid w:val="009C61A4"/>
    <w:rPr>
      <w:sz w:val="20"/>
      <w:szCs w:val="20"/>
    </w:rPr>
  </w:style>
  <w:style w:type="character" w:customStyle="1" w:styleId="CommentTextChar">
    <w:name w:val="Comment Text Char"/>
    <w:basedOn w:val="DefaultParagraphFont"/>
    <w:link w:val="CommentText"/>
    <w:semiHidden/>
    <w:rsid w:val="009C61A4"/>
    <w:rPr>
      <w:sz w:val="20"/>
      <w:szCs w:val="20"/>
    </w:rPr>
  </w:style>
  <w:style w:type="paragraph" w:styleId="CommentSubject">
    <w:name w:val="annotation subject"/>
    <w:basedOn w:val="CommentText"/>
    <w:next w:val="CommentText"/>
    <w:link w:val="CommentSubjectChar"/>
    <w:semiHidden/>
    <w:unhideWhenUsed/>
    <w:rsid w:val="009C61A4"/>
    <w:rPr>
      <w:b/>
      <w:bCs/>
    </w:rPr>
  </w:style>
  <w:style w:type="character" w:customStyle="1" w:styleId="CommentSubjectChar">
    <w:name w:val="Comment Subject Char"/>
    <w:basedOn w:val="CommentTextChar"/>
    <w:link w:val="CommentSubject"/>
    <w:semiHidden/>
    <w:rsid w:val="009C61A4"/>
    <w:rPr>
      <w:b/>
      <w:bCs/>
      <w:sz w:val="20"/>
      <w:szCs w:val="20"/>
    </w:rPr>
  </w:style>
  <w:style w:type="paragraph" w:styleId="BalloonText">
    <w:name w:val="Balloon Text"/>
    <w:basedOn w:val="Normal"/>
    <w:link w:val="BalloonTextChar"/>
    <w:semiHidden/>
    <w:unhideWhenUsed/>
    <w:rsid w:val="009C61A4"/>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9C61A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hyperlink" Target="https://url.to.be.determined"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EliGurarie/memorymigration"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5471</Words>
  <Characters>31186</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Modeling memory and taxis to analyze migrations</vt:lpstr>
    </vt:vector>
  </TitlesOfParts>
  <Company>University of Maryland</Company>
  <LinksUpToDate>false</LinksUpToDate>
  <CharactersWithSpaces>36584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memory and taxis to analyze migrations</dc:title>
  <dc:subject/>
  <dc:creator>E. Gurarie, S. Potluri, B. Fagan, others</dc:creator>
  <cp:keywords/>
  <dc:description/>
  <cp:lastModifiedBy>Eliezer Gurarie</cp:lastModifiedBy>
  <cp:revision>2</cp:revision>
  <dcterms:created xsi:type="dcterms:W3CDTF">2021-07-07T19:18:00Z</dcterms:created>
  <dcterms:modified xsi:type="dcterms:W3CDTF">2021-07-07T19:18:00Z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../library/memorymigration.bib</vt:lpwstr>
  </property>
  <property fmtid="{D5CDD505-2E9C-101B-9397-08002B2CF9AE}" pid="3" name="csl">
    <vt:lpwstr>ecology.csl</vt:lpwstr>
  </property>
  <property fmtid="{D5CDD505-2E9C-101B-9397-08002B2CF9AE}" pid="4" name="date">
    <vt:lpwstr>2021-07-01</vt:lpwstr>
  </property>
  <property fmtid="{D5CDD505-2E9C-101B-9397-08002B2CF9AE}" pid="5" name="editor_options">
    <vt:lpwstr/>
  </property>
  <property fmtid="{D5CDD505-2E9C-101B-9397-08002B2CF9AE}" pid="6" name="output">
    <vt:lpwstr/>
  </property>
  <property fmtid="{D5CDD505-2E9C-101B-9397-08002B2CF9AE}" pid="7" name="theme">
    <vt:lpwstr>cerulean</vt:lpwstr>
  </property>
</Properties>
</file>